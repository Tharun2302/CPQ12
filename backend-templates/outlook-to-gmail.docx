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4DB2" w14:textId="77777777" w:rsidR="00BF7EEB" w:rsidRDefault="00000000">
      <w:pPr>
        <w:pStyle w:val="PDParagraphDefault"/>
        <w:jc w:val="center"/>
      </w:pPr>
      <w:r>
        <w:rPr>
          <w:b/>
          <w:bCs/>
          <w:sz w:val="24"/>
          <w:szCs w:val="24"/>
        </w:rPr>
        <w:t xml:space="preserve">CloudFuze Purchase Agreement for </w:t>
      </w:r>
      <w:bookmarkStart w:id="0" w:name="_Hlk210927401"/>
      <w:r w:rsidR="00951D22" w:rsidRPr="00C7760D">
        <w:rPr>
          <w:b/>
          <w:bCs/>
          <w:sz w:val="24"/>
          <w:szCs w:val="24"/>
        </w:rPr>
        <w:t>{{Company</w:t>
      </w:r>
      <w:r w:rsidR="00951D22" w:rsidRPr="00C7760D">
        <w:rPr>
          <w:b/>
          <w:bCs/>
          <w:spacing w:val="-7"/>
          <w:sz w:val="24"/>
          <w:szCs w:val="24"/>
        </w:rPr>
        <w:t>_</w:t>
      </w:r>
      <w:r w:rsidR="00951D22" w:rsidRPr="00C7760D">
        <w:rPr>
          <w:b/>
          <w:bCs/>
          <w:spacing w:val="-2"/>
          <w:sz w:val="24"/>
          <w:szCs w:val="24"/>
        </w:rPr>
        <w:t>Name}}</w:t>
      </w:r>
      <w:bookmarkEnd w:id="0"/>
    </w:p>
    <w:p w14:paraId="4DB96DBF" w14:textId="77777777" w:rsidR="00BF7EEB" w:rsidRDefault="00BF7EEB">
      <w:pPr>
        <w:spacing w:after="0" w:line="240" w:lineRule="auto"/>
      </w:pPr>
    </w:p>
    <w:p w14:paraId="5DB4082F" w14:textId="77777777" w:rsidR="00BF7EEB" w:rsidRDefault="00000000">
      <w:pPr>
        <w:pStyle w:val="PDParagraphDefault"/>
        <w:jc w:val="both"/>
      </w:pPr>
      <w:r>
        <w:t xml:space="preserve">This agreement provides </w:t>
      </w:r>
      <w:bookmarkStart w:id="1" w:name="_Hlk210927413"/>
      <w:r w:rsidR="00951D22" w:rsidRPr="009A4B0A">
        <w:rPr>
          <w:b/>
          <w:bCs/>
        </w:rPr>
        <w:t>{{Company</w:t>
      </w:r>
      <w:r w:rsidR="00951D22" w:rsidRPr="009A4B0A">
        <w:rPr>
          <w:b/>
          <w:bCs/>
          <w:spacing w:val="-7"/>
        </w:rPr>
        <w:t>_</w:t>
      </w:r>
      <w:r w:rsidR="00951D22" w:rsidRPr="009A4B0A">
        <w:rPr>
          <w:b/>
          <w:bCs/>
          <w:spacing w:val="-2"/>
        </w:rPr>
        <w:t>Name}}</w:t>
      </w:r>
      <w:bookmarkEnd w:id="1"/>
      <w:r w:rsidR="00951D22">
        <w:rPr>
          <w:b/>
          <w:bCs/>
          <w:spacing w:val="-2"/>
        </w:rPr>
        <w:t xml:space="preserve"> </w:t>
      </w:r>
      <w:r>
        <w:t>with pricing for use of the CloudFuze’s Migrate Migration Solution:</w:t>
      </w:r>
    </w:p>
    <w:p w14:paraId="5EAADE12" w14:textId="77777777" w:rsidR="00BF7EEB" w:rsidRDefault="00BF7EEB">
      <w:pPr>
        <w:spacing w:after="0" w:line="240" w:lineRule="auto"/>
      </w:pPr>
    </w:p>
    <w:tbl>
      <w:tblPr>
        <w:tblStyle w:val="TableGrid"/>
        <w:tblW w:w="0" w:type="auto"/>
        <w:jc w:val="center"/>
        <w:tblLook w:val="04A0" w:firstRow="1" w:lastRow="0" w:firstColumn="1" w:lastColumn="0" w:noHBand="0" w:noVBand="1"/>
      </w:tblPr>
      <w:tblGrid>
        <w:gridCol w:w="10698"/>
      </w:tblGrid>
      <w:tr w:rsidR="00BF7EEB" w14:paraId="5CCAEB90" w14:textId="77777777">
        <w:trPr>
          <w:jc w:val="center"/>
        </w:trPr>
        <w:tc>
          <w:tcPr>
            <w:tcW w:w="10714" w:type="dxa"/>
            <w:shd w:val="clear" w:color="auto" w:fill="93CDDC"/>
          </w:tcPr>
          <w:p w14:paraId="5C164110" w14:textId="77777777" w:rsidR="00BF7EEB" w:rsidRDefault="00000000">
            <w:pPr>
              <w:jc w:val="center"/>
            </w:pPr>
            <w:r>
              <w:rPr>
                <w:b/>
                <w:bCs/>
                <w:sz w:val="23"/>
                <w:szCs w:val="23"/>
              </w:rPr>
              <w:t>Cloud-Hosted SaaS Solution | Managed Migration | Assisted Migration Manager</w:t>
            </w:r>
          </w:p>
        </w:tc>
      </w:tr>
    </w:tbl>
    <w:p w14:paraId="6FBBCA9A" w14:textId="77777777" w:rsidR="00BF7EEB" w:rsidRDefault="00BF7EEB">
      <w:pPr>
        <w:spacing w:after="0" w:line="240" w:lineRule="auto"/>
      </w:pPr>
    </w:p>
    <w:tbl>
      <w:tblPr>
        <w:tblStyle w:val="PDPricingTableMainWithHeader102440161649807"/>
        <w:tblW w:w="0" w:type="auto"/>
        <w:jc w:val="center"/>
        <w:tblLook w:val="04A0" w:firstRow="1" w:lastRow="0" w:firstColumn="1" w:lastColumn="0" w:noHBand="0" w:noVBand="1"/>
      </w:tblPr>
      <w:tblGrid>
        <w:gridCol w:w="3895"/>
        <w:gridCol w:w="4452"/>
        <w:gridCol w:w="2284"/>
      </w:tblGrid>
      <w:tr w:rsidR="00951D22" w:rsidRPr="00353B1C" w14:paraId="6734E1FD" w14:textId="77777777" w:rsidTr="00951D22">
        <w:trPr>
          <w:cnfStyle w:val="100000000000" w:firstRow="1" w:lastRow="0" w:firstColumn="0" w:lastColumn="0" w:oddVBand="0" w:evenVBand="0" w:oddHBand="0" w:evenHBand="0" w:firstRowFirstColumn="0" w:firstRowLastColumn="0" w:lastRowFirstColumn="0" w:lastRowLastColumn="0"/>
          <w:jc w:val="center"/>
        </w:trPr>
        <w:tc>
          <w:tcPr>
            <w:tcW w:w="3895" w:type="dxa"/>
          </w:tcPr>
          <w:p w14:paraId="1258673D" w14:textId="77777777" w:rsidR="00951D22" w:rsidRPr="00353B1C" w:rsidRDefault="00951D22">
            <w:pPr>
              <w:jc w:val="center"/>
              <w:rPr>
                <w:b w:val="0"/>
                <w:bCs w:val="0"/>
              </w:rPr>
            </w:pPr>
            <w:r w:rsidRPr="00353B1C">
              <w:rPr>
                <w:b w:val="0"/>
                <w:bCs w:val="0"/>
              </w:rPr>
              <w:t>Job Requirement</w:t>
            </w:r>
          </w:p>
        </w:tc>
        <w:tc>
          <w:tcPr>
            <w:tcW w:w="4452" w:type="dxa"/>
          </w:tcPr>
          <w:p w14:paraId="647D5B36" w14:textId="77777777" w:rsidR="00951D22" w:rsidRPr="00353B1C" w:rsidRDefault="00951D22">
            <w:pPr>
              <w:jc w:val="center"/>
              <w:rPr>
                <w:b w:val="0"/>
                <w:bCs w:val="0"/>
              </w:rPr>
            </w:pPr>
            <w:r w:rsidRPr="00353B1C">
              <w:rPr>
                <w:b w:val="0"/>
                <w:bCs w:val="0"/>
              </w:rPr>
              <w:t>Description</w:t>
            </w:r>
          </w:p>
        </w:tc>
        <w:tc>
          <w:tcPr>
            <w:tcW w:w="2284" w:type="dxa"/>
          </w:tcPr>
          <w:p w14:paraId="38210E78" w14:textId="77777777" w:rsidR="00951D22" w:rsidRPr="00353B1C" w:rsidRDefault="00951D22">
            <w:pPr>
              <w:jc w:val="center"/>
              <w:rPr>
                <w:b w:val="0"/>
                <w:bCs w:val="0"/>
              </w:rPr>
            </w:pPr>
            <w:r w:rsidRPr="00353B1C">
              <w:rPr>
                <w:b w:val="0"/>
                <w:bCs w:val="0"/>
              </w:rPr>
              <w:t>Price(USD)</w:t>
            </w:r>
          </w:p>
        </w:tc>
      </w:tr>
      <w:tr w:rsidR="00951D22" w:rsidRPr="00353B1C" w14:paraId="614F5CDE" w14:textId="77777777" w:rsidTr="00951D22">
        <w:trPr>
          <w:jc w:val="center"/>
        </w:trPr>
        <w:tc>
          <w:tcPr>
            <w:tcW w:w="3895" w:type="dxa"/>
          </w:tcPr>
          <w:p w14:paraId="72CEA34A" w14:textId="77777777" w:rsidR="00951D22" w:rsidRPr="00353B1C" w:rsidRDefault="00951D22">
            <w:r w:rsidRPr="00353B1C">
              <w:t>CloudFuze Migrate Migration</w:t>
            </w:r>
          </w:p>
        </w:tc>
        <w:tc>
          <w:tcPr>
            <w:tcW w:w="4452" w:type="dxa"/>
          </w:tcPr>
          <w:p w14:paraId="7C5B3BCD" w14:textId="77777777" w:rsidR="00951D22" w:rsidRPr="00353B1C" w:rsidRDefault="00951D22">
            <w:r w:rsidRPr="00353B1C">
              <w:t xml:space="preserve"> Outlook to Gmail</w:t>
            </w:r>
          </w:p>
          <w:p w14:paraId="5312134B" w14:textId="77777777" w:rsidR="00951D22" w:rsidRPr="00353B1C" w:rsidRDefault="00951D22">
            <w:r w:rsidRPr="00353B1C">
              <w:t>-----------------------------------------------------------</w:t>
            </w:r>
          </w:p>
          <w:p w14:paraId="777B0CC5" w14:textId="77777777" w:rsidR="00951D22" w:rsidRPr="00353B1C" w:rsidRDefault="00951D22" w:rsidP="00951D22">
            <w:r w:rsidRPr="00353B1C">
              <w:t>Up to {{users_count}} Users | {{data_size}} GBs</w:t>
            </w:r>
          </w:p>
        </w:tc>
        <w:tc>
          <w:tcPr>
            <w:tcW w:w="2284" w:type="dxa"/>
          </w:tcPr>
          <w:p w14:paraId="46A5CA51" w14:textId="77777777" w:rsidR="00951D22" w:rsidRPr="00353B1C" w:rsidRDefault="00951D22">
            <w:pPr>
              <w:jc w:val="center"/>
            </w:pPr>
            <w:r w:rsidRPr="00353B1C">
              <w:rPr>
                <w:spacing w:val="-6"/>
                <w:sz w:val="19"/>
              </w:rPr>
              <w:t>{{users_cost</w:t>
            </w:r>
            <w:r w:rsidRPr="00353B1C">
              <w:rPr>
                <w:spacing w:val="-4"/>
                <w:sz w:val="19"/>
              </w:rPr>
              <w:t>}}</w:t>
            </w:r>
          </w:p>
        </w:tc>
      </w:tr>
      <w:tr w:rsidR="00951D22" w:rsidRPr="00353B1C" w14:paraId="28B63D7F" w14:textId="77777777" w:rsidTr="00951D22">
        <w:trPr>
          <w:jc w:val="center"/>
        </w:trPr>
        <w:tc>
          <w:tcPr>
            <w:tcW w:w="3895" w:type="dxa"/>
          </w:tcPr>
          <w:p w14:paraId="685E54A8" w14:textId="77777777" w:rsidR="00951D22" w:rsidRPr="00353B1C" w:rsidRDefault="00951D22">
            <w:r w:rsidRPr="00353B1C">
              <w:t>Managed Migration Service</w:t>
            </w:r>
          </w:p>
        </w:tc>
        <w:tc>
          <w:tcPr>
            <w:tcW w:w="4452" w:type="dxa"/>
          </w:tcPr>
          <w:p w14:paraId="05E2A9BF" w14:textId="77777777" w:rsidR="00951D22" w:rsidRPr="00353B1C" w:rsidRDefault="00951D22">
            <w:r w:rsidRPr="00353B1C">
              <w:t>Fully Managed Migration | Dedicated Project Manager | Pre-Migration Analysis | During Migration Consulting | Post-Migration Support and Data Reconciliation Support | End-to End Migration Assistance with 24*7 Premium Support</w:t>
            </w:r>
            <w:r w:rsidRPr="00353B1C">
              <w:br/>
              <w:t xml:space="preserve"/>
            </w:r>
            <w:r w:rsidRPr="00353B1C">
              <w:rPr>
                <w:sz w:val="21"/>
                <w:szCs w:val="21"/>
              </w:rPr>
              <w:t xml:space="preserve"/>
            </w:r>
            <w:r w:rsidRPr="00353B1C">
              <w:t xml:space="preserve"/>
            </w:r>
            <w:r w:rsidRPr="00353B1C">
              <w:rPr>
                <w:sz w:val="21"/>
                <w:szCs w:val="21"/>
              </w:rPr>
              <w:t/>
            </w:r>
          </w:p>
          <w:p w14:paraId="6396A966" w14:textId="77777777" w:rsidR="00951D22" w:rsidRPr="00353B1C" w:rsidRDefault="00951D22"/>
        </w:tc>
        <w:tc>
          <w:tcPr>
            <w:tcW w:w="2284" w:type="dxa"/>
          </w:tcPr>
          <w:p w14:paraId="25EDA3EB" w14:textId="77777777" w:rsidR="00951D22" w:rsidRPr="00353B1C" w:rsidRDefault="00951D22">
            <w:pPr>
              <w:jc w:val="center"/>
            </w:pPr>
            <w:r w:rsidRPr="00353B1C">
              <w:t>{{price_migration}}</w:t>
            </w:r>
          </w:p>
        </w:tc>
      </w:tr>
      <w:tr w:rsidR="00951D22" w:rsidRPr="00353B1C" w14:paraId="28B63D7F" w14:textId="77777777" w:rsidTr="00951D22">
        <w:trPr>
          <w:jc w:val="center"/>
        </w:trPr>
        <w:tc>
          <w:tcPr>
            <w:tcW w:w="3895" w:type="dxa"/>
          </w:tcPr>
          <w:p w14:paraId="685E54A8" w14:textId="77777777" w:rsidR="00951D22" w:rsidRPr="00353B1C" w:rsidRDefault="00951D22">
            <w:r w:rsidRPr="00353B1C">
              <w:t>Instance Type</w:t>
            </w:r>
          </w:p>
        </w:tc>
        <w:tc>
          <w:tcPr>
            <w:tcW w:w="4452" w:type="dxa"/>
          </w:tcPr>
          <w:p w14:paraId="05E2A9BF" w14:textId="77777777" w:rsidR="00951D22" w:rsidRPr="00353B1C" w:rsidRDefault="00951D22">
            <w:r w:rsidRPr="00353B1C">
              <w:t>{{instance_users}} {{instance_type}} Instance in a High-End Enterprise Server</w:t>
            </w:r>
            <w:r w:rsidRPr="00353B1C">
              <w:br/>
              <w:t xml:space="preserve"> ---------------------------------------------------- </w:t>
            </w:r>
            <w:r w:rsidRPr="00353B1C">
              <w:rPr>
                <w:sz w:val="21"/>
                <w:szCs w:val="21"/>
              </w:rPr>
              <w:t xml:space="preserve">Instance Valid for </w:t>
            </w:r>
            <w:r w:rsidRPr="00353B1C">
              <w:t xml:space="preserve">{{Duration_of_months}} </w:t>
            </w:r>
            <w:r w:rsidRPr="00353B1C">
              <w:rPr>
                <w:sz w:val="21"/>
                <w:szCs w:val="21"/>
              </w:rPr>
              <w:t>Months</w:t>
            </w:r>
          </w:p>
          <w:p w14:paraId="6396A966" w14:textId="77777777" w:rsidR="00951D22" w:rsidRPr="00353B1C" w:rsidRDefault="00951D22"/>
        </w:tc>
        <w:tc>
          <w:tcPr>
            <w:tcW w:w="2284" w:type="dxa"/>
          </w:tcPr>
          <w:p w14:paraId="25EDA3EB" w14:textId="77777777" w:rsidR="00951D22" w:rsidRPr="00353B1C" w:rsidRDefault="00951D22">
            <w:pPr>
              <w:jc w:val="center"/>
            </w:pPr>
            <w:r w:rsidRPr="00353B1C">
              <w:t>{{instance_cost}}</w:t>
            </w:r>
          </w:p>
        </w:tc>
      </w:tr>
    </w:tbl>
    <w:p w14:paraId="726203C8" w14:textId="77777777" w:rsidR="00BF7EEB" w:rsidRDefault="00BF7EEB"/>
    <w:tbl>
      <w:tblPr>
        <w:tblStyle w:val="PDPricingTableTotal"/>
        <w:tblW w:w="0" w:type="auto"/>
        <w:jc w:val="right"/>
        <w:tblInd w:w="0" w:type="dxa"/>
        <w:tblLook w:val="04A0" w:firstRow="1" w:lastRow="0" w:firstColumn="1" w:lastColumn="0" w:noHBand="0" w:noVBand="1"/>
      </w:tblPr>
      <w:tblGrid>
        <w:gridCol w:w="2522"/>
        <w:gridCol w:w="2678"/>
        <w:gridCol w:w="2679"/>
      </w:tblGrid>
      <w:tr w:rsidR="00951D22" w14:paraId="32206EC3" w14:textId="77777777" w:rsidTr="00951D22">
        <w:trPr>
          <w:jc w:val="right"/>
        </w:trPr>
        <w:tc>
          <w:tcPr>
            <w:tcW w:w="5200" w:type="dxa"/>
            <w:gridSpan w:val="2"/>
          </w:tcPr>
          <w:p w14:paraId="3537F6E9" w14:textId="77777777" w:rsidR="00951D22" w:rsidRDefault="00951D22">
            <w:pPr>
              <w:jc w:val="right"/>
              <w:rPr>
                <w:b/>
                <w:bCs/>
              </w:rPr>
            </w:pPr>
            <w:bookmarkStart w:id="2" w:name="_Hlk215056441"/>
            <w:r>
              <w:rPr>
                <w:b/>
                <w:bCs/>
              </w:rPr>
              <w:t>Discount {{discount_percent_with_parentheses}}</w:t>
            </w:r>
            <w:bookmarkEnd w:id="2"/>
          </w:p>
        </w:tc>
        <w:tc>
          <w:tcPr>
            <w:tcW w:w="2679" w:type="dxa"/>
          </w:tcPr>
          <w:p w14:paraId="3F0807CF" w14:textId="77777777" w:rsidR="00951D22" w:rsidRDefault="00951D22">
            <w:pPr>
              <w:jc w:val="right"/>
              <w:rPr>
                <w:b/>
              </w:rPr>
            </w:pPr>
            <w:r w:rsidRPr="006C3BD8">
              <w:rPr>
                <w:b/>
                <w:bCs/>
              </w:rPr>
              <w:t>{{discount_amount}}</w:t>
            </w:r>
          </w:p>
        </w:tc>
      </w:tr>
      <w:tr w:rsidR="00BF7EEB" w14:paraId="51ACDA92" w14:textId="77777777" w:rsidTr="00951D22">
        <w:trPr>
          <w:gridBefore w:val="1"/>
          <w:wBefore w:w="2522" w:type="dxa"/>
          <w:jc w:val="right"/>
        </w:trPr>
        <w:tc>
          <w:tcPr>
            <w:tcW w:w="2678" w:type="dxa"/>
          </w:tcPr>
          <w:p w14:paraId="2145EB29" w14:textId="77777777" w:rsidR="00BF7EEB" w:rsidRDefault="00000000">
            <w:pPr>
              <w:jc w:val="right"/>
            </w:pPr>
            <w:r>
              <w:rPr>
                <w:b/>
                <w:bCs/>
              </w:rPr>
              <w:t>Total Price</w:t>
            </w:r>
          </w:p>
        </w:tc>
        <w:tc>
          <w:tcPr>
            <w:tcW w:w="2679" w:type="dxa"/>
          </w:tcPr>
          <w:p w14:paraId="125B3FD7" w14:textId="77777777" w:rsidR="00BF7EEB" w:rsidRDefault="00951D22">
            <w:pPr>
              <w:jc w:val="right"/>
            </w:pPr>
            <w:r>
              <w:rPr>
                <w:b/>
              </w:rPr>
              <w:t>{{total</w:t>
            </w:r>
            <w:ins w:id="3" w:author="Tharun P" w:date="2025-09-09T12:49:00Z" w16du:dateUtc="2025-09-09T07:19:00Z">
              <w:r>
                <w:rPr>
                  <w:b/>
                  <w:spacing w:val="-10"/>
                </w:rPr>
                <w:t>_</w:t>
              </w:r>
            </w:ins>
            <w:r>
              <w:rPr>
                <w:b/>
                <w:spacing w:val="-2"/>
              </w:rPr>
              <w:t>price_discount}}</w:t>
            </w:r>
          </w:p>
        </w:tc>
      </w:tr>
    </w:tbl>
    <w:p w14:paraId="6F49E71B" w14:textId="77777777" w:rsidR="00BF7EEB" w:rsidRDefault="00BF7EEB">
      <w:pPr>
        <w:spacing w:after="0" w:line="240" w:lineRule="auto"/>
      </w:pPr>
    </w:p>
    <w:p w14:paraId="0133EF5F" w14:textId="77777777" w:rsidR="00BF7EEB" w:rsidRDefault="00BF7EEB">
      <w:pPr>
        <w:spacing w:after="0" w:line="240" w:lineRule="auto"/>
      </w:pPr>
    </w:p>
    <w:p w14:paraId="4072CD07" w14:textId="77777777" w:rsidR="00BF7EEB" w:rsidRDefault="00BF7EEB">
      <w:pPr>
        <w:pStyle w:val="PDParagraphDefault"/>
        <w:sectPr w:rsidR="00BF7EEB">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F7EEB" w14:paraId="4E82E755" w14:textId="77777777">
        <w:trPr>
          <w:jc w:val="center"/>
        </w:trPr>
        <w:tc>
          <w:tcPr>
            <w:tcW w:w="10714" w:type="dxa"/>
            <w:shd w:val="clear" w:color="auto" w:fill="93CDDC"/>
          </w:tcPr>
          <w:p w14:paraId="0F306442" w14:textId="77777777" w:rsidR="00BF7EEB" w:rsidRDefault="00000000">
            <w:pPr>
              <w:jc w:val="center"/>
            </w:pPr>
            <w:r>
              <w:rPr>
                <w:b/>
                <w:bCs/>
                <w:sz w:val="23"/>
                <w:szCs w:val="23"/>
              </w:rPr>
              <w:lastRenderedPageBreak/>
              <w:t>Important Payment Notes:</w:t>
            </w:r>
          </w:p>
        </w:tc>
      </w:tr>
    </w:tbl>
    <w:p w14:paraId="0EF179EE" w14:textId="77777777" w:rsidR="00BF7EEB" w:rsidRDefault="00BF7EEB">
      <w:pPr>
        <w:spacing w:after="0" w:line="240" w:lineRule="auto"/>
      </w:pPr>
    </w:p>
    <w:p w14:paraId="60DF4EF7" w14:textId="77777777" w:rsidR="00BF7EEB" w:rsidRDefault="00000000">
      <w:pPr>
        <w:pStyle w:val="PDParagraphDefault"/>
        <w:numPr>
          <w:ilvl w:val="0"/>
          <w:numId w:val="3"/>
        </w:numPr>
      </w:pPr>
      <w:r>
        <w:rPr>
          <w:b/>
          <w:bCs/>
        </w:rPr>
        <w:t>100% pre-payment before initiating the migration.</w:t>
      </w:r>
    </w:p>
    <w:p w14:paraId="71E539B6" w14:textId="77777777" w:rsidR="00BF7EEB" w:rsidRDefault="00BF7EEB">
      <w:pPr>
        <w:pStyle w:val="PDParagraphDefault"/>
      </w:pPr>
    </w:p>
    <w:p w14:paraId="01E3EF1C" w14:textId="77777777" w:rsidR="00BF7EEB" w:rsidRDefault="00000000">
      <w:pPr>
        <w:pStyle w:val="PDParagraphDefault"/>
        <w:numPr>
          <w:ilvl w:val="0"/>
          <w:numId w:val="4"/>
        </w:numPr>
      </w:pPr>
      <w:r>
        <w:rPr>
          <w:b/>
          <w:bCs/>
        </w:rPr>
        <w:t>All prices are in US dollars (USD).</w:t>
      </w:r>
    </w:p>
    <w:p w14:paraId="2058BF8B" w14:textId="77777777" w:rsidR="00BF7EEB" w:rsidRDefault="00BF7EEB">
      <w:pPr>
        <w:pStyle w:val="PDParagraphDefault"/>
      </w:pPr>
    </w:p>
    <w:p w14:paraId="07B8FE16" w14:textId="77777777" w:rsidR="00BF7EEB" w:rsidRDefault="00000000">
      <w:pPr>
        <w:pStyle w:val="PDParagraphDefault"/>
        <w:numPr>
          <w:ilvl w:val="0"/>
          <w:numId w:val="5"/>
        </w:numPr>
      </w:pPr>
      <w:r>
        <w:rPr>
          <w:b/>
          <w:bCs/>
        </w:rPr>
        <w:t>Any required sales taxes are not included in the above agreement.</w:t>
      </w:r>
    </w:p>
    <w:p w14:paraId="5EF83A27" w14:textId="77777777" w:rsidR="00BF7EEB" w:rsidRDefault="00BF7EEB">
      <w:pPr>
        <w:pStyle w:val="PDParagraphDefault"/>
      </w:pPr>
    </w:p>
    <w:p w14:paraId="73DBD1CA" w14:textId="77777777" w:rsidR="00BF7EEB" w:rsidRDefault="00000000">
      <w:pPr>
        <w:pStyle w:val="PDParagraphDefault"/>
        <w:numPr>
          <w:ilvl w:val="0"/>
          <w:numId w:val="6"/>
        </w:numPr>
      </w:pPr>
      <w:r>
        <w:rPr>
          <w:b/>
          <w:bCs/>
        </w:rPr>
        <w:t>Overage Charges:</w:t>
      </w:r>
      <w:r>
        <w:t xml:space="preserve"> </w:t>
      </w:r>
      <w:bookmarkStart w:id="4" w:name="_Hlk214907252"/>
      <w:r w:rsidR="00951D22" w:rsidRPr="001F598F">
        <w:t>{{</w:t>
      </w:r>
      <w:bookmarkStart w:id="5" w:name="_Hlk210928552"/>
      <w:bookmarkStart w:id="6" w:name="_Hlk212118340"/>
      <w:r w:rsidR="00951D22" w:rsidRPr="001F598F">
        <w:t>per_user_cost}}</w:t>
      </w:r>
      <w:r w:rsidR="00951D22" w:rsidRPr="00F8259B">
        <w:rPr>
          <w:b/>
          <w:bCs/>
        </w:rPr>
        <w:t xml:space="preserve"> </w:t>
      </w:r>
      <w:r w:rsidR="00951D22">
        <w:t xml:space="preserve">per User | </w:t>
      </w:r>
      <w:r w:rsidR="00951D22" w:rsidRPr="001F598F">
        <w:t>{{instance_type_cost}}</w:t>
      </w:r>
      <w:r w:rsidR="00951D22">
        <w:rPr>
          <w:b/>
          <w:bCs/>
        </w:rPr>
        <w:t xml:space="preserve"> </w:t>
      </w:r>
      <w:r w:rsidR="00951D22">
        <w:t>per server per month</w:t>
      </w:r>
      <w:bookmarkEnd w:id="5"/>
      <w:r w:rsidR="00951D22">
        <w:t xml:space="preserve"> | {{per_data_cost}} per GB.</w:t>
      </w:r>
      <w:bookmarkEnd w:id="4"/>
      <w:bookmarkEnd w:id="6"/>
    </w:p>
    <w:p w14:paraId="530C3A9A" w14:textId="77777777" w:rsidR="00BF7EEB" w:rsidRDefault="00BF7EEB">
      <w:pPr>
        <w:pStyle w:val="PDParagraphDefault"/>
      </w:pPr>
    </w:p>
    <w:p w14:paraId="1731087B" w14:textId="77777777" w:rsidR="00BF7EEB" w:rsidRDefault="00000000">
      <w:pPr>
        <w:pStyle w:val="PDParagraphDefault"/>
        <w:numPr>
          <w:ilvl w:val="0"/>
          <w:numId w:val="7"/>
        </w:numPr>
      </w:pPr>
      <w:r>
        <w:rPr>
          <w:b/>
          <w:bCs/>
        </w:rPr>
        <w:t>Initial Service Term:</w:t>
      </w:r>
      <w:r>
        <w:t xml:space="preserve"> </w:t>
      </w:r>
      <w:bookmarkStart w:id="7" w:name="_Hlk210928566"/>
      <w:r w:rsidR="00951D22">
        <w:t>{{Start_date}} till {{End_date}}</w:t>
      </w:r>
      <w:bookmarkEnd w:id="7"/>
    </w:p>
    <w:p w14:paraId="4F1F04B0" w14:textId="77777777" w:rsidR="00BF7EEB" w:rsidRDefault="00BF7EEB">
      <w:pPr>
        <w:spacing w:after="0" w:line="240" w:lineRule="auto"/>
      </w:pPr>
    </w:p>
    <w:tbl>
      <w:tblPr>
        <w:tblStyle w:val="TableGrid"/>
        <w:tblW w:w="0" w:type="auto"/>
        <w:jc w:val="center"/>
        <w:tblLook w:val="04A0" w:firstRow="1" w:lastRow="0" w:firstColumn="1" w:lastColumn="0" w:noHBand="0" w:noVBand="1"/>
      </w:tblPr>
      <w:tblGrid>
        <w:gridCol w:w="10698"/>
      </w:tblGrid>
      <w:tr w:rsidR="00BF7EEB" w14:paraId="4F369A0C" w14:textId="77777777">
        <w:trPr>
          <w:jc w:val="center"/>
        </w:trPr>
        <w:tc>
          <w:tcPr>
            <w:tcW w:w="10714" w:type="dxa"/>
            <w:shd w:val="clear" w:color="auto" w:fill="93CDDC"/>
          </w:tcPr>
          <w:p w14:paraId="7403C201" w14:textId="77777777" w:rsidR="00BF7EEB" w:rsidRDefault="00000000">
            <w:pPr>
              <w:jc w:val="center"/>
            </w:pPr>
            <w:r>
              <w:rPr>
                <w:b/>
                <w:bCs/>
                <w:sz w:val="23"/>
                <w:szCs w:val="23"/>
              </w:rPr>
              <w:t>SAAS SERVICE AGREEMENT:</w:t>
            </w:r>
          </w:p>
        </w:tc>
      </w:tr>
    </w:tbl>
    <w:p w14:paraId="7CC09798" w14:textId="77777777" w:rsidR="00BF7EEB" w:rsidRDefault="00BF7EEB">
      <w:pPr>
        <w:spacing w:after="0" w:line="240" w:lineRule="auto"/>
      </w:pPr>
    </w:p>
    <w:p w14:paraId="0384AF3D" w14:textId="77777777" w:rsidR="00BF7EEB" w:rsidRDefault="00000000">
      <w:pPr>
        <w:pStyle w:val="PDParagraphDefault"/>
        <w:jc w:val="both"/>
        <w:sectPr w:rsidR="00BF7EEB">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951D22" w:rsidRPr="001A6008">
        <w:rPr>
          <w:b/>
          <w:bCs/>
        </w:rPr>
        <w:t>{{Date}}</w:t>
      </w:r>
      <w:bookmarkEnd w:id="8"/>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F7EEB" w14:paraId="6D2DA031" w14:textId="77777777">
        <w:trPr>
          <w:jc w:val="center"/>
        </w:trPr>
        <w:tc>
          <w:tcPr>
            <w:tcW w:w="5357" w:type="dxa"/>
          </w:tcPr>
          <w:p w14:paraId="144364F2" w14:textId="77777777" w:rsidR="00BF7EEB" w:rsidRDefault="00000000">
            <w:pPr>
              <w:pStyle w:val="PDParagraphDefault"/>
            </w:pPr>
            <w:r>
              <w:rPr>
                <w:b/>
                <w:bCs/>
                <w:u w:val="single"/>
              </w:rPr>
              <w:lastRenderedPageBreak/>
              <w:t>For CloudFuze, Inc.</w:t>
            </w:r>
          </w:p>
          <w:p w14:paraId="78844AB6" w14:textId="77777777" w:rsidR="00BF7EEB" w:rsidRDefault="00BF7EEB">
            <w:pPr>
              <w:spacing w:after="0" w:line="240" w:lineRule="auto"/>
            </w:pPr>
          </w:p>
          <w:p w14:paraId="06332E2B" w14:textId="77777777" w:rsidR="00BF7EEB" w:rsidRDefault="00BF7EEB">
            <w:pPr>
              <w:pStyle w:val="PDParagraphDefault"/>
            </w:pPr>
          </w:p>
          <w:p w14:paraId="747ED972" w14:textId="77777777" w:rsidR="00BF7EEB" w:rsidRDefault="00000000">
            <w:pPr>
              <w:pStyle w:val="PDParagraphDefault"/>
            </w:pPr>
            <w:r>
              <w:t>By :     _________________________________</w:t>
            </w:r>
          </w:p>
          <w:p w14:paraId="4168E299" w14:textId="77777777" w:rsidR="00BF7EEB" w:rsidRDefault="00BF7EEB">
            <w:pPr>
              <w:pStyle w:val="PDParagraphDefault"/>
            </w:pPr>
          </w:p>
          <w:p w14:paraId="6FC9EEE8" w14:textId="77777777" w:rsidR="00BF7EEB" w:rsidRDefault="00000000">
            <w:pPr>
              <w:pStyle w:val="PDParagraphDefault"/>
            </w:pPr>
            <w:r>
              <w:t>Name: _________________________________</w:t>
            </w:r>
          </w:p>
          <w:p w14:paraId="30DF26A1" w14:textId="77777777" w:rsidR="00BF7EEB" w:rsidRDefault="00BF7EEB">
            <w:pPr>
              <w:pStyle w:val="PDParagraphDefault"/>
            </w:pPr>
          </w:p>
          <w:p w14:paraId="7BD9BB23" w14:textId="77777777" w:rsidR="00BF7EEB" w:rsidRDefault="00000000">
            <w:pPr>
              <w:pStyle w:val="PDParagraphDefault"/>
            </w:pPr>
            <w:r>
              <w:t>Title :   _________________________________</w:t>
            </w:r>
          </w:p>
          <w:p w14:paraId="6AED26F2" w14:textId="77777777" w:rsidR="00BF7EEB" w:rsidRDefault="00BF7EEB">
            <w:pPr>
              <w:pStyle w:val="PDParagraphDefault"/>
            </w:pPr>
          </w:p>
          <w:p w14:paraId="26FC0E39" w14:textId="77777777" w:rsidR="00BF7EEB" w:rsidRDefault="00000000">
            <w:pPr>
              <w:pStyle w:val="PDParagraphDefault"/>
            </w:pPr>
            <w:r>
              <w:t>Date :  _________________________________</w:t>
            </w:r>
          </w:p>
        </w:tc>
        <w:tc>
          <w:tcPr>
            <w:tcW w:w="5357" w:type="dxa"/>
          </w:tcPr>
          <w:p w14:paraId="2EBA615F" w14:textId="77777777" w:rsidR="00BF7EEB" w:rsidRDefault="00000000">
            <w:pPr>
              <w:pStyle w:val="PDParagraphDefault"/>
            </w:pPr>
            <w:r>
              <w:rPr>
                <w:b/>
                <w:bCs/>
                <w:u w:val="single"/>
              </w:rPr>
              <w:t xml:space="preserve">For </w:t>
            </w:r>
            <w:r w:rsidR="00951D22" w:rsidRPr="00A6577A">
              <w:rPr>
                <w:b/>
                <w:bCs/>
                <w:u w:val="single"/>
              </w:rPr>
              <w:t>{{Company</w:t>
            </w:r>
            <w:r w:rsidR="00951D22" w:rsidRPr="00A6577A">
              <w:rPr>
                <w:b/>
                <w:bCs/>
                <w:spacing w:val="-7"/>
                <w:u w:val="single"/>
              </w:rPr>
              <w:t>_</w:t>
            </w:r>
            <w:r w:rsidR="00951D22" w:rsidRPr="00A6577A">
              <w:rPr>
                <w:b/>
                <w:bCs/>
                <w:spacing w:val="-2"/>
                <w:u w:val="single"/>
              </w:rPr>
              <w:t>Name}}</w:t>
            </w:r>
          </w:p>
          <w:p w14:paraId="3F3649FC" w14:textId="77777777" w:rsidR="00BF7EEB" w:rsidRDefault="00BF7EEB">
            <w:pPr>
              <w:spacing w:after="0" w:line="240" w:lineRule="auto"/>
            </w:pPr>
          </w:p>
          <w:p w14:paraId="20C12589" w14:textId="77777777" w:rsidR="00BF7EEB" w:rsidRDefault="00BF7EEB">
            <w:pPr>
              <w:pStyle w:val="PDParagraphDefault"/>
            </w:pPr>
          </w:p>
          <w:p w14:paraId="2CC9BC35" w14:textId="77777777" w:rsidR="00BF7EEB" w:rsidRDefault="00000000">
            <w:pPr>
              <w:pStyle w:val="PDParagraphDefault"/>
            </w:pPr>
            <w:r>
              <w:t>By :     _________________________________</w:t>
            </w:r>
          </w:p>
          <w:p w14:paraId="52460303" w14:textId="77777777" w:rsidR="00BF7EEB" w:rsidRDefault="00BF7EEB">
            <w:pPr>
              <w:pStyle w:val="PDParagraphDefault"/>
            </w:pPr>
          </w:p>
          <w:p w14:paraId="62EE680C" w14:textId="77777777" w:rsidR="00BF7EEB" w:rsidRDefault="00000000">
            <w:pPr>
              <w:pStyle w:val="PDParagraphDefault"/>
            </w:pPr>
            <w:r>
              <w:t>Name: _________________________________</w:t>
            </w:r>
          </w:p>
          <w:p w14:paraId="6F1A8C04" w14:textId="77777777" w:rsidR="00BF7EEB" w:rsidRDefault="00BF7EEB">
            <w:pPr>
              <w:pStyle w:val="PDParagraphDefault"/>
            </w:pPr>
          </w:p>
          <w:p w14:paraId="687A78BA" w14:textId="77777777" w:rsidR="00BF7EEB" w:rsidRDefault="00000000">
            <w:pPr>
              <w:pStyle w:val="PDParagraphDefault"/>
            </w:pPr>
            <w:r>
              <w:t>Title :   _________________________________</w:t>
            </w:r>
          </w:p>
          <w:p w14:paraId="3D765A67" w14:textId="77777777" w:rsidR="00BF7EEB" w:rsidRDefault="00BF7EEB">
            <w:pPr>
              <w:pStyle w:val="PDParagraphDefault"/>
            </w:pPr>
          </w:p>
          <w:p w14:paraId="0076EB4D" w14:textId="77777777" w:rsidR="00BF7EEB" w:rsidRDefault="00000000">
            <w:pPr>
              <w:pStyle w:val="PDParagraphDefault"/>
            </w:pPr>
            <w:r>
              <w:t>Date :  _________________________________</w:t>
            </w:r>
          </w:p>
        </w:tc>
      </w:tr>
    </w:tbl>
    <w:tbl>
      <w:tblPr>
        <w:tblStyle w:val="CustomGrid102440164723997"/>
        <w:tblW w:w="0" w:type="auto"/>
        <w:jc w:val="center"/>
        <w:tblLook w:val="04A0" w:firstRow="1" w:lastRow="0" w:firstColumn="1" w:lastColumn="0" w:noHBand="0" w:noVBand="1"/>
      </w:tblPr>
      <w:tblGrid>
        <w:gridCol w:w="10714"/>
      </w:tblGrid>
      <w:tr w:rsidR="00BF7EEB" w14:paraId="3DB3043D" w14:textId="77777777">
        <w:trPr>
          <w:jc w:val="center"/>
        </w:trPr>
        <w:tc>
          <w:tcPr>
            <w:tcW w:w="10714" w:type="dxa"/>
            <w:shd w:val="clear" w:color="auto" w:fill="93CDDC"/>
          </w:tcPr>
          <w:p w14:paraId="0A6772FD" w14:textId="77777777" w:rsidR="00BF7EEB" w:rsidRDefault="00000000">
            <w:pPr>
              <w:jc w:val="center"/>
            </w:pPr>
            <w:r>
              <w:rPr>
                <w:b/>
                <w:bCs/>
                <w:sz w:val="23"/>
                <w:szCs w:val="23"/>
              </w:rPr>
              <w:t>TERMS AND CONDITIONS</w:t>
            </w:r>
          </w:p>
        </w:tc>
      </w:tr>
    </w:tbl>
    <w:p w14:paraId="17B67812" w14:textId="77777777" w:rsidR="00BF7EEB" w:rsidRDefault="00BF7EEB">
      <w:pPr>
        <w:spacing w:after="0" w:line="240" w:lineRule="auto"/>
      </w:pPr>
    </w:p>
    <w:p w14:paraId="4E291132" w14:textId="77777777" w:rsidR="00BF7EEB"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8859005" w14:textId="77777777" w:rsidR="00BF7EEB" w:rsidRDefault="00BF7EEB">
      <w:pPr>
        <w:spacing w:after="0" w:line="240" w:lineRule="auto"/>
      </w:pPr>
    </w:p>
    <w:tbl>
      <w:tblPr>
        <w:tblStyle w:val="CustomGrid102440165050342"/>
        <w:tblW w:w="0" w:type="auto"/>
        <w:jc w:val="center"/>
        <w:tblLook w:val="04A0" w:firstRow="1" w:lastRow="0" w:firstColumn="1" w:lastColumn="0" w:noHBand="0" w:noVBand="1"/>
      </w:tblPr>
      <w:tblGrid>
        <w:gridCol w:w="10714"/>
      </w:tblGrid>
      <w:tr w:rsidR="00BF7EEB" w14:paraId="3D098596" w14:textId="77777777">
        <w:trPr>
          <w:jc w:val="center"/>
        </w:trPr>
        <w:tc>
          <w:tcPr>
            <w:tcW w:w="10714" w:type="dxa"/>
            <w:shd w:val="clear" w:color="auto" w:fill="93CDDC"/>
          </w:tcPr>
          <w:p w14:paraId="56F2D606" w14:textId="77777777" w:rsidR="00BF7EEB" w:rsidRDefault="00000000">
            <w:pPr>
              <w:jc w:val="center"/>
            </w:pPr>
            <w:r>
              <w:rPr>
                <w:b/>
                <w:bCs/>
                <w:sz w:val="23"/>
                <w:szCs w:val="23"/>
              </w:rPr>
              <w:t>RESTRICTIONS AND RESPONSIBILITIES</w:t>
            </w:r>
          </w:p>
        </w:tc>
      </w:tr>
    </w:tbl>
    <w:p w14:paraId="3156AA6D" w14:textId="77777777" w:rsidR="00BF7EEB" w:rsidRDefault="00BF7EEB">
      <w:pPr>
        <w:spacing w:after="0" w:line="240" w:lineRule="auto"/>
      </w:pPr>
    </w:p>
    <w:p w14:paraId="64D4F6C1" w14:textId="77777777" w:rsidR="00BF7EEB" w:rsidRDefault="00000000">
      <w:pPr>
        <w:pStyle w:val="PDParagraphDefault"/>
        <w:jc w:val="both"/>
        <w:sectPr w:rsidR="00BF7EEB">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2440165741313"/>
        <w:tblW w:w="0" w:type="auto"/>
        <w:jc w:val="center"/>
        <w:tblLook w:val="04A0" w:firstRow="1" w:lastRow="0" w:firstColumn="1" w:lastColumn="0" w:noHBand="0" w:noVBand="1"/>
      </w:tblPr>
      <w:tblGrid>
        <w:gridCol w:w="10714"/>
      </w:tblGrid>
      <w:tr w:rsidR="00BF7EEB" w14:paraId="1F5D2C0D" w14:textId="77777777">
        <w:trPr>
          <w:jc w:val="center"/>
        </w:trPr>
        <w:tc>
          <w:tcPr>
            <w:tcW w:w="10714" w:type="dxa"/>
            <w:shd w:val="clear" w:color="auto" w:fill="93CDDC"/>
          </w:tcPr>
          <w:p w14:paraId="590B3E2D" w14:textId="77777777" w:rsidR="00BF7EEB" w:rsidRDefault="00000000">
            <w:pPr>
              <w:jc w:val="center"/>
            </w:pPr>
            <w:r>
              <w:rPr>
                <w:b/>
                <w:bCs/>
                <w:sz w:val="24"/>
                <w:szCs w:val="24"/>
                <w:shd w:val="clear" w:color="auto" w:fill="B6DDE8"/>
              </w:rPr>
              <w:lastRenderedPageBreak/>
              <w:t>CONFIDENTIALITY, PROPRIETARY RIGHTS</w:t>
            </w:r>
          </w:p>
        </w:tc>
      </w:tr>
    </w:tbl>
    <w:p w14:paraId="546FB12F" w14:textId="77777777" w:rsidR="00BF7EEB" w:rsidRDefault="00BF7EEB">
      <w:pPr>
        <w:spacing w:after="0" w:line="240" w:lineRule="auto"/>
      </w:pPr>
    </w:p>
    <w:p w14:paraId="5BED3655" w14:textId="77777777" w:rsidR="00BF7EEB"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64A480D" w14:textId="77777777" w:rsidR="00BF7EEB"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ABAE726" w14:textId="77777777" w:rsidR="00BF7EEB" w:rsidRDefault="00000000">
      <w:pPr>
        <w:pStyle w:val="PDParagraphDefault"/>
        <w:jc w:val="both"/>
      </w:pPr>
      <w:r>
        <w:lastRenderedPageBreak/>
        <w:t xml:space="preserve"> </w:t>
      </w:r>
    </w:p>
    <w:p w14:paraId="4F428122" w14:textId="77777777" w:rsidR="00BF7EEB" w:rsidRDefault="00BF7EEB">
      <w:pPr>
        <w:spacing w:after="0" w:line="240" w:lineRule="auto"/>
      </w:pPr>
    </w:p>
    <w:tbl>
      <w:tblPr>
        <w:tblStyle w:val="CustomGrid102440166087369"/>
        <w:tblW w:w="0" w:type="auto"/>
        <w:jc w:val="center"/>
        <w:tblLook w:val="04A0" w:firstRow="1" w:lastRow="0" w:firstColumn="1" w:lastColumn="0" w:noHBand="0" w:noVBand="1"/>
      </w:tblPr>
      <w:tblGrid>
        <w:gridCol w:w="10714"/>
      </w:tblGrid>
      <w:tr w:rsidR="00BF7EEB" w14:paraId="2F386E1E" w14:textId="77777777">
        <w:trPr>
          <w:jc w:val="center"/>
        </w:trPr>
        <w:tc>
          <w:tcPr>
            <w:tcW w:w="10714" w:type="dxa"/>
            <w:shd w:val="clear" w:color="auto" w:fill="93CDDC"/>
          </w:tcPr>
          <w:p w14:paraId="4560D782" w14:textId="77777777" w:rsidR="00BF7EEB" w:rsidRDefault="00000000" w:rsidP="00951D22">
            <w:pPr>
              <w:jc w:val="center"/>
            </w:pPr>
            <w:r>
              <w:rPr>
                <w:b/>
                <w:bCs/>
                <w:sz w:val="24"/>
                <w:szCs w:val="24"/>
                <w:shd w:val="clear" w:color="auto" w:fill="B6DDE8"/>
              </w:rPr>
              <w:t>PAYMENT OF FEES</w:t>
            </w:r>
          </w:p>
        </w:tc>
      </w:tr>
    </w:tbl>
    <w:p w14:paraId="22E55136" w14:textId="77777777" w:rsidR="00BF7EEB" w:rsidRDefault="00BF7EEB">
      <w:pPr>
        <w:spacing w:after="0" w:line="240" w:lineRule="auto"/>
      </w:pPr>
    </w:p>
    <w:p w14:paraId="52695610" w14:textId="77777777" w:rsidR="00BF7EEB"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E178EA9" w14:textId="77777777" w:rsidR="00BF7EEB" w:rsidRDefault="00000000">
      <w:pPr>
        <w:pStyle w:val="PDParagraphDefault"/>
        <w:jc w:val="both"/>
      </w:pPr>
      <w:r>
        <w:rPr>
          <w:sz w:val="24"/>
          <w:szCs w:val="24"/>
        </w:rPr>
        <w:t xml:space="preserve"> </w:t>
      </w:r>
    </w:p>
    <w:p w14:paraId="58C8C3FB" w14:textId="77777777" w:rsidR="00BF7EEB"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913652D" w14:textId="77777777" w:rsidR="00BF7EEB" w:rsidRDefault="00000000">
      <w:pPr>
        <w:pStyle w:val="PDParagraphDefault"/>
        <w:jc w:val="both"/>
        <w:sectPr w:rsidR="00BF7EEB">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02440166738718"/>
        <w:tblW w:w="0" w:type="auto"/>
        <w:jc w:val="center"/>
        <w:tblLook w:val="04A0" w:firstRow="1" w:lastRow="0" w:firstColumn="1" w:lastColumn="0" w:noHBand="0" w:noVBand="1"/>
      </w:tblPr>
      <w:tblGrid>
        <w:gridCol w:w="10714"/>
      </w:tblGrid>
      <w:tr w:rsidR="00BF7EEB" w14:paraId="460F0DCD" w14:textId="77777777">
        <w:trPr>
          <w:jc w:val="center"/>
        </w:trPr>
        <w:tc>
          <w:tcPr>
            <w:tcW w:w="10714" w:type="dxa"/>
            <w:shd w:val="clear" w:color="auto" w:fill="93CDDC"/>
          </w:tcPr>
          <w:p w14:paraId="681D45E3" w14:textId="77777777" w:rsidR="00BF7EEB" w:rsidRDefault="00000000">
            <w:pPr>
              <w:jc w:val="center"/>
            </w:pPr>
            <w:r>
              <w:rPr>
                <w:b/>
                <w:bCs/>
                <w:sz w:val="24"/>
                <w:szCs w:val="24"/>
                <w:shd w:val="clear" w:color="auto" w:fill="B6DDE8"/>
              </w:rPr>
              <w:lastRenderedPageBreak/>
              <w:t>TERM AND TERMINATION</w:t>
            </w:r>
          </w:p>
        </w:tc>
      </w:tr>
    </w:tbl>
    <w:p w14:paraId="4A91405F" w14:textId="77777777" w:rsidR="00BF7EEB" w:rsidRDefault="00BF7EEB">
      <w:pPr>
        <w:spacing w:after="0" w:line="240" w:lineRule="auto"/>
      </w:pPr>
    </w:p>
    <w:p w14:paraId="415F609E" w14:textId="77777777" w:rsidR="00BF7EEB"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030A5AA7" w14:textId="77777777" w:rsidR="00BF7EEB" w:rsidRDefault="00000000">
      <w:pPr>
        <w:pStyle w:val="PDParagraphDefault"/>
        <w:jc w:val="both"/>
      </w:pPr>
      <w:r>
        <w:t xml:space="preserve"> </w:t>
      </w:r>
    </w:p>
    <w:p w14:paraId="3F44768F" w14:textId="77777777" w:rsidR="00BF7EEB"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0852724" w14:textId="77777777" w:rsidR="00BF7EEB" w:rsidRDefault="00BF7EEB">
      <w:pPr>
        <w:spacing w:after="0" w:line="240" w:lineRule="auto"/>
      </w:pPr>
    </w:p>
    <w:tbl>
      <w:tblPr>
        <w:tblStyle w:val="CustomGrid102440167088054"/>
        <w:tblW w:w="0" w:type="auto"/>
        <w:jc w:val="center"/>
        <w:tblLook w:val="04A0" w:firstRow="1" w:lastRow="0" w:firstColumn="1" w:lastColumn="0" w:noHBand="0" w:noVBand="1"/>
      </w:tblPr>
      <w:tblGrid>
        <w:gridCol w:w="10714"/>
      </w:tblGrid>
      <w:tr w:rsidR="00BF7EEB" w14:paraId="336144CE" w14:textId="77777777">
        <w:trPr>
          <w:jc w:val="center"/>
        </w:trPr>
        <w:tc>
          <w:tcPr>
            <w:tcW w:w="10714" w:type="dxa"/>
            <w:shd w:val="clear" w:color="auto" w:fill="93CDDC"/>
          </w:tcPr>
          <w:p w14:paraId="4F3B5CBB" w14:textId="77777777" w:rsidR="00BF7EEB" w:rsidRDefault="00000000" w:rsidP="00951D22">
            <w:pPr>
              <w:jc w:val="center"/>
            </w:pPr>
            <w:r>
              <w:rPr>
                <w:b/>
                <w:bCs/>
                <w:sz w:val="24"/>
                <w:szCs w:val="24"/>
                <w:shd w:val="clear" w:color="auto" w:fill="B6DDE8"/>
              </w:rPr>
              <w:t>WARRANTY AND DISCLAIMER</w:t>
            </w:r>
          </w:p>
        </w:tc>
      </w:tr>
    </w:tbl>
    <w:p w14:paraId="359968A1" w14:textId="77777777" w:rsidR="00BF7EEB" w:rsidRDefault="00BF7EEB">
      <w:pPr>
        <w:spacing w:after="0" w:line="240" w:lineRule="auto"/>
      </w:pPr>
    </w:p>
    <w:p w14:paraId="594FC180" w14:textId="77777777" w:rsidR="00BF7EEB"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3BF439C" w14:textId="77777777" w:rsidR="00BF7EEB" w:rsidRDefault="00000000">
      <w:pPr>
        <w:pStyle w:val="PDParagraphDefault"/>
        <w:jc w:val="both"/>
      </w:pPr>
      <w:r>
        <w:rPr>
          <w:sz w:val="24"/>
          <w:szCs w:val="24"/>
        </w:rPr>
        <w:t xml:space="preserve"> </w:t>
      </w:r>
    </w:p>
    <w:p w14:paraId="3B919808" w14:textId="77777777" w:rsidR="00BF7EEB" w:rsidRDefault="00000000">
      <w:pPr>
        <w:pStyle w:val="PDParagraphDefault"/>
        <w:jc w:val="both"/>
        <w:sectPr w:rsidR="00BF7EEB">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2440167722903"/>
        <w:tblW w:w="0" w:type="auto"/>
        <w:jc w:val="center"/>
        <w:tblLook w:val="04A0" w:firstRow="1" w:lastRow="0" w:firstColumn="1" w:lastColumn="0" w:noHBand="0" w:noVBand="1"/>
      </w:tblPr>
      <w:tblGrid>
        <w:gridCol w:w="10714"/>
      </w:tblGrid>
      <w:tr w:rsidR="00BF7EEB" w14:paraId="2D388038" w14:textId="77777777">
        <w:trPr>
          <w:jc w:val="center"/>
        </w:trPr>
        <w:tc>
          <w:tcPr>
            <w:tcW w:w="10714" w:type="dxa"/>
            <w:shd w:val="clear" w:color="auto" w:fill="93CDDC"/>
          </w:tcPr>
          <w:p w14:paraId="5B823502" w14:textId="77777777" w:rsidR="00BF7EEB" w:rsidRDefault="00000000">
            <w:pPr>
              <w:jc w:val="center"/>
            </w:pPr>
            <w:r>
              <w:rPr>
                <w:b/>
                <w:bCs/>
                <w:sz w:val="24"/>
                <w:szCs w:val="24"/>
                <w:shd w:val="clear" w:color="auto" w:fill="B6DDE8"/>
              </w:rPr>
              <w:lastRenderedPageBreak/>
              <w:t>INDEMNITY</w:t>
            </w:r>
          </w:p>
        </w:tc>
      </w:tr>
    </w:tbl>
    <w:p w14:paraId="6B9BACCC" w14:textId="77777777" w:rsidR="00BF7EEB" w:rsidRDefault="00BF7EEB">
      <w:pPr>
        <w:spacing w:after="0" w:line="240" w:lineRule="auto"/>
      </w:pPr>
    </w:p>
    <w:p w14:paraId="4E4100C0" w14:textId="77777777" w:rsidR="00BF7EEB"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EC69C4B" w14:textId="77777777" w:rsidR="00BF7EEB" w:rsidRDefault="00000000">
      <w:pPr>
        <w:pStyle w:val="PDParagraphDefault"/>
        <w:jc w:val="both"/>
      </w:pPr>
      <w:r>
        <w:rPr>
          <w:sz w:val="24"/>
          <w:szCs w:val="24"/>
        </w:rPr>
        <w:t xml:space="preserve"> </w:t>
      </w:r>
    </w:p>
    <w:p w14:paraId="1466BB38" w14:textId="77777777" w:rsidR="00BF7EEB" w:rsidRDefault="00000000">
      <w:pPr>
        <w:pStyle w:val="PDParagraphDefault"/>
        <w:jc w:val="both"/>
      </w:pPr>
      <w:r>
        <w:rPr>
          <w:sz w:val="24"/>
          <w:szCs w:val="24"/>
        </w:rPr>
        <w:t xml:space="preserve">1) Not supplied by Company, </w:t>
      </w:r>
    </w:p>
    <w:p w14:paraId="4429223E" w14:textId="77777777" w:rsidR="00BF7EEB" w:rsidRDefault="00000000">
      <w:pPr>
        <w:pStyle w:val="PDParagraphDefault"/>
        <w:jc w:val="both"/>
      </w:pPr>
      <w:r>
        <w:rPr>
          <w:sz w:val="24"/>
          <w:szCs w:val="24"/>
        </w:rPr>
        <w:t xml:space="preserve"> </w:t>
      </w:r>
    </w:p>
    <w:p w14:paraId="791388A0" w14:textId="77777777" w:rsidR="00BF7EEB" w:rsidRDefault="00000000">
      <w:pPr>
        <w:pStyle w:val="PDParagraphDefault"/>
        <w:jc w:val="both"/>
      </w:pPr>
      <w:r>
        <w:rPr>
          <w:sz w:val="24"/>
          <w:szCs w:val="24"/>
        </w:rPr>
        <w:t xml:space="preserve">2) Made in whole or in part in accordance with Customer specifications, </w:t>
      </w:r>
    </w:p>
    <w:p w14:paraId="7D6D55BC" w14:textId="77777777" w:rsidR="00BF7EEB" w:rsidRDefault="00000000">
      <w:pPr>
        <w:pStyle w:val="PDParagraphDefault"/>
        <w:jc w:val="both"/>
      </w:pPr>
      <w:r>
        <w:rPr>
          <w:sz w:val="24"/>
          <w:szCs w:val="24"/>
        </w:rPr>
        <w:t xml:space="preserve"> </w:t>
      </w:r>
    </w:p>
    <w:p w14:paraId="667F17FD" w14:textId="77777777" w:rsidR="00BF7EEB" w:rsidRDefault="00000000">
      <w:pPr>
        <w:pStyle w:val="PDParagraphDefault"/>
        <w:jc w:val="both"/>
      </w:pPr>
      <w:r>
        <w:rPr>
          <w:sz w:val="24"/>
          <w:szCs w:val="24"/>
        </w:rPr>
        <w:t xml:space="preserve">3) That are modified after delivery by Company, </w:t>
      </w:r>
    </w:p>
    <w:p w14:paraId="34C82724" w14:textId="77777777" w:rsidR="00BF7EEB" w:rsidRDefault="00000000">
      <w:pPr>
        <w:pStyle w:val="PDParagraphDefault"/>
        <w:jc w:val="both"/>
      </w:pPr>
      <w:r>
        <w:rPr>
          <w:sz w:val="24"/>
          <w:szCs w:val="24"/>
        </w:rPr>
        <w:t xml:space="preserve"> </w:t>
      </w:r>
    </w:p>
    <w:p w14:paraId="7D926EEF" w14:textId="77777777" w:rsidR="00BF7EEB" w:rsidRDefault="00000000">
      <w:pPr>
        <w:pStyle w:val="PDParagraphDefault"/>
        <w:jc w:val="both"/>
      </w:pPr>
      <w:r>
        <w:rPr>
          <w:sz w:val="24"/>
          <w:szCs w:val="24"/>
        </w:rPr>
        <w:t xml:space="preserve">4) Combined with other products, processes or materials where the alleged infringement relates to such combination, </w:t>
      </w:r>
    </w:p>
    <w:p w14:paraId="75B6C560" w14:textId="77777777" w:rsidR="00BF7EEB" w:rsidRDefault="00000000">
      <w:pPr>
        <w:pStyle w:val="PDParagraphDefault"/>
        <w:jc w:val="both"/>
      </w:pPr>
      <w:r>
        <w:rPr>
          <w:sz w:val="24"/>
          <w:szCs w:val="24"/>
        </w:rPr>
        <w:t xml:space="preserve"> </w:t>
      </w:r>
    </w:p>
    <w:p w14:paraId="7FBEEC22" w14:textId="77777777" w:rsidR="00BF7EEB"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75C2B8" w14:textId="77777777" w:rsidR="00BF7EEB" w:rsidRDefault="00000000">
      <w:pPr>
        <w:pStyle w:val="PDParagraphDefault"/>
        <w:jc w:val="both"/>
      </w:pPr>
      <w:r>
        <w:rPr>
          <w:sz w:val="24"/>
          <w:szCs w:val="24"/>
        </w:rPr>
        <w:t xml:space="preserve"> </w:t>
      </w:r>
    </w:p>
    <w:p w14:paraId="72BBFC1C" w14:textId="77777777" w:rsidR="00BF7EEB"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0C3B443" w14:textId="77777777" w:rsidR="00BF7EEB" w:rsidRDefault="00000000">
      <w:pPr>
        <w:pStyle w:val="PDParagraphDefault"/>
        <w:jc w:val="both"/>
      </w:pPr>
      <w:r>
        <w:rPr>
          <w:sz w:val="24"/>
          <w:szCs w:val="24"/>
        </w:rPr>
        <w:t xml:space="preserve"> </w:t>
      </w:r>
    </w:p>
    <w:p w14:paraId="5EE72C01" w14:textId="77777777" w:rsidR="00BF7EEB" w:rsidRDefault="00000000">
      <w:pPr>
        <w:pStyle w:val="PDParagraphDefault"/>
        <w:jc w:val="both"/>
      </w:pPr>
      <w:r>
        <w:rPr>
          <w:sz w:val="24"/>
          <w:szCs w:val="24"/>
        </w:rPr>
        <w:t xml:space="preserve">B. Obtain for Customer a license to continue using the Service, or </w:t>
      </w:r>
    </w:p>
    <w:p w14:paraId="65900F02" w14:textId="77777777" w:rsidR="00BF7EEB" w:rsidRDefault="00000000">
      <w:pPr>
        <w:pStyle w:val="PDParagraphDefault"/>
        <w:jc w:val="both"/>
      </w:pPr>
      <w:r>
        <w:rPr>
          <w:sz w:val="24"/>
          <w:szCs w:val="24"/>
        </w:rPr>
        <w:t xml:space="preserve"> </w:t>
      </w:r>
    </w:p>
    <w:p w14:paraId="629CA81A" w14:textId="77777777" w:rsidR="00BF7EEB"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EE9C843" w14:textId="77777777" w:rsidR="00BF7EEB" w:rsidRDefault="00BF7EEB">
      <w:pPr>
        <w:spacing w:after="0" w:line="240" w:lineRule="auto"/>
      </w:pPr>
    </w:p>
    <w:tbl>
      <w:tblPr>
        <w:tblStyle w:val="CustomGrid102440168086550"/>
        <w:tblW w:w="0" w:type="auto"/>
        <w:jc w:val="center"/>
        <w:tblLook w:val="04A0" w:firstRow="1" w:lastRow="0" w:firstColumn="1" w:lastColumn="0" w:noHBand="0" w:noVBand="1"/>
      </w:tblPr>
      <w:tblGrid>
        <w:gridCol w:w="10714"/>
      </w:tblGrid>
      <w:tr w:rsidR="00BF7EEB" w14:paraId="798D4AC4" w14:textId="77777777">
        <w:trPr>
          <w:jc w:val="center"/>
        </w:trPr>
        <w:tc>
          <w:tcPr>
            <w:tcW w:w="10714" w:type="dxa"/>
            <w:shd w:val="clear" w:color="auto" w:fill="93CDDC"/>
          </w:tcPr>
          <w:p w14:paraId="59B46B82" w14:textId="77777777" w:rsidR="00BF7EEB" w:rsidRDefault="00000000" w:rsidP="00951D22">
            <w:pPr>
              <w:jc w:val="center"/>
            </w:pPr>
            <w:r>
              <w:rPr>
                <w:b/>
                <w:bCs/>
                <w:sz w:val="24"/>
                <w:szCs w:val="24"/>
                <w:shd w:val="clear" w:color="auto" w:fill="B6DDE8"/>
              </w:rPr>
              <w:t>LIMITATION OF LIABILITY</w:t>
            </w:r>
          </w:p>
        </w:tc>
      </w:tr>
    </w:tbl>
    <w:p w14:paraId="3C7A3AAA" w14:textId="77777777" w:rsidR="00BF7EEB" w:rsidRDefault="00BF7EEB">
      <w:pPr>
        <w:spacing w:after="0" w:line="240" w:lineRule="auto"/>
      </w:pPr>
    </w:p>
    <w:p w14:paraId="3829502B" w14:textId="77777777" w:rsidR="00BF7EEB"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3F5553E" w14:textId="77777777" w:rsidR="00BF7EEB" w:rsidRDefault="00000000">
      <w:pPr>
        <w:pStyle w:val="PDParagraphDefault"/>
        <w:jc w:val="both"/>
      </w:pPr>
      <w:r>
        <w:rPr>
          <w:sz w:val="24"/>
          <w:szCs w:val="24"/>
        </w:rPr>
        <w:t xml:space="preserve"> </w:t>
      </w:r>
    </w:p>
    <w:p w14:paraId="15D3FA47" w14:textId="77777777" w:rsidR="00BF7EEB" w:rsidRDefault="00000000">
      <w:pPr>
        <w:pStyle w:val="PDParagraphDefault"/>
        <w:jc w:val="both"/>
      </w:pPr>
      <w:r>
        <w:rPr>
          <w:sz w:val="24"/>
          <w:szCs w:val="24"/>
        </w:rPr>
        <w:t xml:space="preserve">THERETO UNDER ANY CONTRACT, NEGLIGENCE, STRICT LIABILITY OR OTHER THEORY: </w:t>
      </w:r>
    </w:p>
    <w:p w14:paraId="0035259A" w14:textId="77777777" w:rsidR="00BF7EEB" w:rsidRDefault="00000000">
      <w:pPr>
        <w:pStyle w:val="PDParagraphDefault"/>
        <w:jc w:val="both"/>
      </w:pPr>
      <w:r>
        <w:rPr>
          <w:sz w:val="24"/>
          <w:szCs w:val="24"/>
        </w:rPr>
        <w:t xml:space="preserve"> </w:t>
      </w:r>
    </w:p>
    <w:p w14:paraId="11F03414" w14:textId="77777777" w:rsidR="00BF7EEB"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70AA069" w14:textId="77777777" w:rsidR="00BF7EEB" w:rsidRDefault="00000000">
      <w:pPr>
        <w:pStyle w:val="PDParagraphDefault"/>
        <w:jc w:val="both"/>
      </w:pPr>
      <w:r>
        <w:rPr>
          <w:sz w:val="24"/>
          <w:szCs w:val="24"/>
        </w:rPr>
        <w:t xml:space="preserve"> </w:t>
      </w:r>
    </w:p>
    <w:p w14:paraId="7DB8A660" w14:textId="77777777" w:rsidR="00BF7EEB"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FD3B92C" w14:textId="77777777" w:rsidR="00BF7EEB" w:rsidRDefault="00000000">
      <w:pPr>
        <w:pStyle w:val="PDParagraphDefault"/>
        <w:jc w:val="both"/>
      </w:pPr>
      <w:r>
        <w:rPr>
          <w:sz w:val="24"/>
          <w:szCs w:val="24"/>
        </w:rPr>
        <w:t xml:space="preserve"> </w:t>
      </w:r>
    </w:p>
    <w:p w14:paraId="6873900B" w14:textId="77777777" w:rsidR="00BF7EEB"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3469E5A4" w14:textId="77777777" w:rsidR="00BF7EEB" w:rsidRDefault="00000000">
      <w:pPr>
        <w:pStyle w:val="PDParagraphDefault"/>
        <w:jc w:val="both"/>
      </w:pPr>
      <w:r>
        <w:rPr>
          <w:sz w:val="24"/>
          <w:szCs w:val="24"/>
        </w:rPr>
        <w:t xml:space="preserve"> </w:t>
      </w:r>
    </w:p>
    <w:p w14:paraId="5D9B90C7" w14:textId="77777777" w:rsidR="00BF7EEB" w:rsidRDefault="00000000">
      <w:pPr>
        <w:pStyle w:val="PDParagraphDefault"/>
        <w:sectPr w:rsidR="00BF7EEB">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02440168794272"/>
        <w:tblW w:w="0" w:type="auto"/>
        <w:jc w:val="center"/>
        <w:tblLook w:val="04A0" w:firstRow="1" w:lastRow="0" w:firstColumn="1" w:lastColumn="0" w:noHBand="0" w:noVBand="1"/>
      </w:tblPr>
      <w:tblGrid>
        <w:gridCol w:w="10714"/>
      </w:tblGrid>
      <w:tr w:rsidR="00BF7EEB" w14:paraId="1BBEA5CA" w14:textId="77777777">
        <w:trPr>
          <w:jc w:val="center"/>
        </w:trPr>
        <w:tc>
          <w:tcPr>
            <w:tcW w:w="10714" w:type="dxa"/>
            <w:shd w:val="clear" w:color="auto" w:fill="93CDDC"/>
          </w:tcPr>
          <w:p w14:paraId="340E1815" w14:textId="77777777" w:rsidR="00BF7EEB" w:rsidRDefault="00000000">
            <w:pPr>
              <w:jc w:val="center"/>
            </w:pPr>
            <w:r>
              <w:rPr>
                <w:b/>
                <w:bCs/>
                <w:sz w:val="24"/>
                <w:szCs w:val="24"/>
                <w:shd w:val="clear" w:color="auto" w:fill="B6DDE8"/>
              </w:rPr>
              <w:lastRenderedPageBreak/>
              <w:t>MISCELLANEOUS</w:t>
            </w:r>
          </w:p>
        </w:tc>
      </w:tr>
    </w:tbl>
    <w:p w14:paraId="7BEAE6C8" w14:textId="77777777" w:rsidR="00BF7EEB" w:rsidRDefault="00BF7EEB">
      <w:pPr>
        <w:spacing w:after="0" w:line="240" w:lineRule="auto"/>
      </w:pPr>
    </w:p>
    <w:p w14:paraId="7DA493E5" w14:textId="77777777" w:rsidR="00BF7EEB" w:rsidRDefault="00000000">
      <w:pPr>
        <w:pStyle w:val="PDParagraphDefault"/>
        <w:jc w:val="both"/>
        <w:sectPr w:rsidR="00BF7EEB">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02440169523945"/>
        <w:tblW w:w="0" w:type="auto"/>
        <w:jc w:val="center"/>
        <w:tblLook w:val="04A0" w:firstRow="1" w:lastRow="0" w:firstColumn="1" w:lastColumn="0" w:noHBand="0" w:noVBand="1"/>
      </w:tblPr>
      <w:tblGrid>
        <w:gridCol w:w="10714"/>
      </w:tblGrid>
      <w:tr w:rsidR="00BF7EEB" w14:paraId="5195B487" w14:textId="77777777">
        <w:trPr>
          <w:jc w:val="center"/>
        </w:trPr>
        <w:tc>
          <w:tcPr>
            <w:tcW w:w="10714" w:type="dxa"/>
            <w:shd w:val="clear" w:color="auto" w:fill="93CDDC"/>
          </w:tcPr>
          <w:p w14:paraId="2DCAA12B" w14:textId="77777777" w:rsidR="00BF7EEB" w:rsidRDefault="00000000">
            <w:pPr>
              <w:jc w:val="center"/>
            </w:pPr>
            <w:r>
              <w:rPr>
                <w:b/>
                <w:bCs/>
                <w:sz w:val="24"/>
                <w:szCs w:val="24"/>
                <w:shd w:val="clear" w:color="auto" w:fill="B6DDE8"/>
              </w:rPr>
              <w:lastRenderedPageBreak/>
              <w:t>Exhibit 1- INCLUDED IN MIGRATION</w:t>
            </w:r>
          </w:p>
        </w:tc>
      </w:tr>
    </w:tbl>
    <w:p w14:paraId="773B8AF0" w14:textId="77777777" w:rsidR="00BF7EEB" w:rsidRDefault="00BF7E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F7EEB" w14:paraId="46AD000B" w14:textId="77777777" w:rsidTr="00BF7E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24E089B" w14:textId="77777777" w:rsidR="00BF7EEB" w:rsidRDefault="00000000">
            <w:pPr>
              <w:jc w:val="center"/>
            </w:pPr>
            <w:bookmarkStart w:id="9" w:name="_Hlk219140840"/>
            <w:r>
              <w:t>INCLUDED IN OUTLOOK TO GMAIL MIGRATION FEATURES</w:t>
            </w:r>
          </w:p>
        </w:tc>
      </w:tr>
      <w:tr w:rsidR="00BF7EEB" w:rsidRPr="000A59F6" w14:paraId="235E22F7" w14:textId="77777777" w:rsidTr="00BF7EEB">
        <w:trPr>
          <w:jc w:val="center"/>
        </w:trPr>
        <w:tc>
          <w:tcPr>
            <w:tcW w:w="3112" w:type="dxa"/>
          </w:tcPr>
          <w:p w14:paraId="75E788C0" w14:textId="77777777" w:rsidR="00BF7EEB" w:rsidRPr="000A59F6" w:rsidRDefault="00000000">
            <w:r w:rsidRPr="000A59F6">
              <w:rPr>
                <w:b/>
                <w:bCs/>
              </w:rPr>
              <w:t>Inbox</w:t>
            </w:r>
          </w:p>
        </w:tc>
        <w:tc>
          <w:tcPr>
            <w:tcW w:w="7602" w:type="dxa"/>
          </w:tcPr>
          <w:p w14:paraId="4E761706" w14:textId="77777777" w:rsidR="00BF7EEB" w:rsidRPr="000A59F6" w:rsidRDefault="00E25DEB" w:rsidP="00E25DEB">
            <w:r w:rsidRPr="000A59F6">
              <w:t>All emails from the user’s Outlook Inbox will be migrated to the Gmail Inbox.</w:t>
            </w:r>
          </w:p>
        </w:tc>
      </w:tr>
      <w:tr w:rsidR="00BF7EEB" w:rsidRPr="000A59F6" w14:paraId="6AD7E044" w14:textId="77777777" w:rsidTr="00BF7EEB">
        <w:trPr>
          <w:jc w:val="center"/>
        </w:trPr>
        <w:tc>
          <w:tcPr>
            <w:tcW w:w="3112" w:type="dxa"/>
          </w:tcPr>
          <w:p w14:paraId="6D7012C7" w14:textId="77777777" w:rsidR="00BF7EEB" w:rsidRPr="000A59F6" w:rsidRDefault="00000000">
            <w:r w:rsidRPr="000A59F6">
              <w:rPr>
                <w:b/>
                <w:bCs/>
              </w:rPr>
              <w:t>Sent Items</w:t>
            </w:r>
          </w:p>
        </w:tc>
        <w:tc>
          <w:tcPr>
            <w:tcW w:w="7602" w:type="dxa"/>
          </w:tcPr>
          <w:p w14:paraId="7F8D4D35" w14:textId="77777777" w:rsidR="00BF7EEB" w:rsidRPr="000A59F6" w:rsidRDefault="00E25DEB" w:rsidP="00E25DEB">
            <w:r w:rsidRPr="000A59F6">
              <w:t>Emails that the user has sent from Outlook will be migrated to the Sent folder in Gmail.</w:t>
            </w:r>
          </w:p>
        </w:tc>
      </w:tr>
      <w:tr w:rsidR="00BF7EEB" w:rsidRPr="000A59F6" w14:paraId="03BDE626" w14:textId="77777777" w:rsidTr="00BF7EEB">
        <w:trPr>
          <w:jc w:val="center"/>
        </w:trPr>
        <w:tc>
          <w:tcPr>
            <w:tcW w:w="3112" w:type="dxa"/>
          </w:tcPr>
          <w:p w14:paraId="76C36DD6" w14:textId="77777777" w:rsidR="00BF7EEB" w:rsidRPr="000A59F6" w:rsidRDefault="00000000">
            <w:pPr>
              <w:spacing w:line="264" w:lineRule="auto"/>
            </w:pPr>
            <w:r w:rsidRPr="000A59F6">
              <w:rPr>
                <w:b/>
                <w:bCs/>
              </w:rPr>
              <w:t>Draft</w:t>
            </w:r>
          </w:p>
        </w:tc>
        <w:tc>
          <w:tcPr>
            <w:tcW w:w="7602" w:type="dxa"/>
          </w:tcPr>
          <w:p w14:paraId="4259A28D" w14:textId="77777777" w:rsidR="00BF7EEB" w:rsidRPr="000A59F6" w:rsidRDefault="00E25DEB" w:rsidP="00E25DEB">
            <w:r w:rsidRPr="000A59F6">
              <w:t>All draft emails saved in Outlook will be migrated as drafts to Gmail.</w:t>
            </w:r>
          </w:p>
        </w:tc>
      </w:tr>
      <w:tr w:rsidR="00BF7EEB" w:rsidRPr="000A59F6" w14:paraId="204880E5" w14:textId="77777777" w:rsidTr="00BF7EEB">
        <w:trPr>
          <w:jc w:val="center"/>
        </w:trPr>
        <w:tc>
          <w:tcPr>
            <w:tcW w:w="3112" w:type="dxa"/>
          </w:tcPr>
          <w:p w14:paraId="2732FB00" w14:textId="77777777" w:rsidR="00E25DEB" w:rsidRPr="000A59F6" w:rsidRDefault="00E25DEB" w:rsidP="00E25DEB">
            <w:pPr>
              <w:rPr>
                <w:b/>
                <w:bCs/>
              </w:rPr>
            </w:pPr>
            <w:r w:rsidRPr="000A59F6">
              <w:rPr>
                <w:b/>
                <w:bCs/>
              </w:rPr>
              <w:t>Deleted Items</w:t>
            </w:r>
          </w:p>
          <w:p w14:paraId="69D3F581" w14:textId="77777777" w:rsidR="00BF7EEB" w:rsidRPr="000A59F6" w:rsidRDefault="00BF7EEB">
            <w:pPr>
              <w:spacing w:line="264" w:lineRule="auto"/>
            </w:pPr>
          </w:p>
        </w:tc>
        <w:tc>
          <w:tcPr>
            <w:tcW w:w="7602" w:type="dxa"/>
          </w:tcPr>
          <w:p w14:paraId="037E5326" w14:textId="77777777" w:rsidR="00BF7EEB" w:rsidRPr="000A59F6" w:rsidRDefault="00E25DEB" w:rsidP="00E25DEB">
            <w:r w:rsidRPr="000A59F6">
              <w:t>Emails in the Deleted Items will be migrated to Gmail Trash.</w:t>
            </w:r>
          </w:p>
        </w:tc>
      </w:tr>
      <w:tr w:rsidR="00BF7EEB" w:rsidRPr="000A59F6" w14:paraId="2BC2F9E2" w14:textId="77777777" w:rsidTr="00BF7EEB">
        <w:trPr>
          <w:jc w:val="center"/>
        </w:trPr>
        <w:tc>
          <w:tcPr>
            <w:tcW w:w="3112" w:type="dxa"/>
          </w:tcPr>
          <w:p w14:paraId="18858B7D" w14:textId="77777777" w:rsidR="00E25DEB" w:rsidRPr="00F01856" w:rsidRDefault="00E25DEB" w:rsidP="00E25DEB">
            <w:pPr>
              <w:rPr>
                <w:b/>
                <w:bCs/>
              </w:rPr>
            </w:pPr>
            <w:r w:rsidRPr="00F01856">
              <w:rPr>
                <w:b/>
                <w:bCs/>
              </w:rPr>
              <w:t>Archive folder</w:t>
            </w:r>
          </w:p>
          <w:p w14:paraId="5644FA06" w14:textId="77777777" w:rsidR="00BF7EEB" w:rsidRPr="000A59F6" w:rsidRDefault="00BF7EEB">
            <w:pPr>
              <w:spacing w:line="264" w:lineRule="auto"/>
            </w:pPr>
          </w:p>
        </w:tc>
        <w:tc>
          <w:tcPr>
            <w:tcW w:w="7602" w:type="dxa"/>
          </w:tcPr>
          <w:p w14:paraId="2F389A30" w14:textId="77777777" w:rsidR="00E25DEB" w:rsidRPr="000A59F6" w:rsidRDefault="00E25DEB" w:rsidP="00E25DEB">
            <w:r w:rsidRPr="000A59F6">
              <w:t>Emails stored in the Outlook Archive folder will be migrated to the Gmail as a new label in the name of "All Gmail"</w:t>
            </w:r>
          </w:p>
          <w:p w14:paraId="297FED65" w14:textId="77777777" w:rsidR="00BF7EEB" w:rsidRPr="000A59F6" w:rsidRDefault="00BF7EEB"/>
        </w:tc>
      </w:tr>
      <w:tr w:rsidR="00BF7EEB" w:rsidRPr="000A59F6" w14:paraId="7F6C2BA4" w14:textId="77777777" w:rsidTr="00BF7EEB">
        <w:trPr>
          <w:jc w:val="center"/>
        </w:trPr>
        <w:tc>
          <w:tcPr>
            <w:tcW w:w="3112" w:type="dxa"/>
          </w:tcPr>
          <w:p w14:paraId="71F923CC" w14:textId="77777777" w:rsidR="00E25DEB" w:rsidRPr="00951D22" w:rsidRDefault="00E25DEB" w:rsidP="00E25DEB">
            <w:pPr>
              <w:rPr>
                <w:b/>
                <w:bCs/>
              </w:rPr>
            </w:pPr>
            <w:r w:rsidRPr="00951D22">
              <w:rPr>
                <w:b/>
                <w:bCs/>
              </w:rPr>
              <w:t xml:space="preserve">Custom folders </w:t>
            </w:r>
          </w:p>
          <w:p w14:paraId="7DDF3AFF" w14:textId="77777777" w:rsidR="00BF7EEB" w:rsidRPr="000A59F6" w:rsidRDefault="00BF7EEB">
            <w:pPr>
              <w:spacing w:line="264" w:lineRule="auto"/>
            </w:pPr>
          </w:p>
        </w:tc>
        <w:tc>
          <w:tcPr>
            <w:tcW w:w="7602" w:type="dxa"/>
          </w:tcPr>
          <w:p w14:paraId="77E74C6F" w14:textId="77777777" w:rsidR="00BF7EEB" w:rsidRPr="000A59F6" w:rsidRDefault="00E25DEB" w:rsidP="00E25DEB">
            <w:r w:rsidRPr="000A59F6">
              <w:t>Any user-created folders in Outlook will be migrated with the same structure in Gmail.</w:t>
            </w:r>
          </w:p>
        </w:tc>
      </w:tr>
      <w:tr w:rsidR="00BF7EEB" w:rsidRPr="000A59F6" w14:paraId="4CC8B12D" w14:textId="77777777" w:rsidTr="00BF7EEB">
        <w:trPr>
          <w:jc w:val="center"/>
        </w:trPr>
        <w:tc>
          <w:tcPr>
            <w:tcW w:w="3112" w:type="dxa"/>
          </w:tcPr>
          <w:p w14:paraId="73D33361" w14:textId="77777777" w:rsidR="00E25DEB" w:rsidRPr="00951D22" w:rsidRDefault="00E25DEB" w:rsidP="00E25DEB">
            <w:pPr>
              <w:rPr>
                <w:b/>
                <w:bCs/>
              </w:rPr>
            </w:pPr>
            <w:r w:rsidRPr="00951D22">
              <w:rPr>
                <w:b/>
                <w:bCs/>
              </w:rPr>
              <w:t xml:space="preserve">Shared mail boxes </w:t>
            </w:r>
          </w:p>
          <w:p w14:paraId="0866F35F" w14:textId="77777777" w:rsidR="00BF7EEB" w:rsidRPr="000A59F6" w:rsidRDefault="00BF7EEB">
            <w:pPr>
              <w:spacing w:line="264" w:lineRule="auto"/>
            </w:pPr>
          </w:p>
        </w:tc>
        <w:tc>
          <w:tcPr>
            <w:tcW w:w="7602" w:type="dxa"/>
          </w:tcPr>
          <w:p w14:paraId="709342F9" w14:textId="77777777" w:rsidR="00E25DEB" w:rsidRPr="000A59F6" w:rsidRDefault="00E25DEB" w:rsidP="00E25DEB">
            <w:r w:rsidRPr="000A59F6">
              <w:t>Emails and calendar events from shared mailboxes will be migrated, but delegation permissions will not be migrated.</w:t>
            </w:r>
          </w:p>
          <w:p w14:paraId="5C7D44E3" w14:textId="77777777" w:rsidR="00BF7EEB" w:rsidRPr="000A59F6" w:rsidRDefault="00BF7EEB"/>
        </w:tc>
      </w:tr>
      <w:tr w:rsidR="00BF7EEB" w:rsidRPr="000A59F6" w14:paraId="02145CAC" w14:textId="77777777" w:rsidTr="00BF7EEB">
        <w:trPr>
          <w:jc w:val="center"/>
        </w:trPr>
        <w:tc>
          <w:tcPr>
            <w:tcW w:w="3112" w:type="dxa"/>
          </w:tcPr>
          <w:p w14:paraId="4A41D6BA" w14:textId="77777777" w:rsidR="00E25DEB" w:rsidRPr="00951D22" w:rsidRDefault="00E25DEB" w:rsidP="00E25DEB">
            <w:pPr>
              <w:rPr>
                <w:b/>
                <w:bCs/>
              </w:rPr>
            </w:pPr>
            <w:r w:rsidRPr="00951D22">
              <w:rPr>
                <w:b/>
                <w:bCs/>
              </w:rPr>
              <w:t xml:space="preserve">Shared </w:t>
            </w:r>
            <w:r w:rsidR="000A59F6" w:rsidRPr="00951D22">
              <w:rPr>
                <w:b/>
                <w:bCs/>
              </w:rPr>
              <w:t>calendars</w:t>
            </w:r>
          </w:p>
          <w:p w14:paraId="5AD76D11" w14:textId="77777777" w:rsidR="00BF7EEB" w:rsidRPr="00951D22" w:rsidRDefault="00BF7EEB">
            <w:pPr>
              <w:spacing w:line="264" w:lineRule="auto"/>
              <w:rPr>
                <w:b/>
                <w:bCs/>
              </w:rPr>
            </w:pPr>
          </w:p>
        </w:tc>
        <w:tc>
          <w:tcPr>
            <w:tcW w:w="7602" w:type="dxa"/>
          </w:tcPr>
          <w:p w14:paraId="15801AAB" w14:textId="77777777" w:rsidR="00E25DEB" w:rsidRPr="000A59F6" w:rsidRDefault="00E25DEB" w:rsidP="00E25DEB">
            <w:r w:rsidRPr="000A59F6">
              <w:t>Shared calendar events will be migrated based on the event organizer. If a user creates an event in another user’s shared calendar, that event will migrate when the creator’s mailbox is migrated.</w:t>
            </w:r>
          </w:p>
          <w:p w14:paraId="6E8BBE67" w14:textId="77777777" w:rsidR="00BF7EEB" w:rsidRPr="000A59F6" w:rsidRDefault="00BF7EEB"/>
        </w:tc>
      </w:tr>
      <w:tr w:rsidR="00BF7EEB" w:rsidRPr="000A59F6" w14:paraId="406D4088" w14:textId="77777777" w:rsidTr="00BF7EEB">
        <w:trPr>
          <w:jc w:val="center"/>
        </w:trPr>
        <w:tc>
          <w:tcPr>
            <w:tcW w:w="3112" w:type="dxa"/>
          </w:tcPr>
          <w:p w14:paraId="6233F1A6" w14:textId="77777777" w:rsidR="00E25DEB" w:rsidRPr="00951D22" w:rsidRDefault="00E25DEB" w:rsidP="00E25DEB">
            <w:pPr>
              <w:rPr>
                <w:b/>
                <w:bCs/>
              </w:rPr>
            </w:pPr>
            <w:r w:rsidRPr="00951D22">
              <w:rPr>
                <w:b/>
                <w:bCs/>
              </w:rPr>
              <w:t xml:space="preserve">Calanders </w:t>
            </w:r>
          </w:p>
          <w:p w14:paraId="7DCA4BDD" w14:textId="77777777" w:rsidR="00BF7EEB" w:rsidRPr="00951D22" w:rsidRDefault="00BF7EEB">
            <w:pPr>
              <w:spacing w:line="264" w:lineRule="auto"/>
              <w:rPr>
                <w:b/>
                <w:bCs/>
              </w:rPr>
            </w:pPr>
          </w:p>
        </w:tc>
        <w:tc>
          <w:tcPr>
            <w:tcW w:w="7602" w:type="dxa"/>
          </w:tcPr>
          <w:p w14:paraId="54CD56F8" w14:textId="77777777" w:rsidR="00E25DEB" w:rsidRPr="000A59F6" w:rsidRDefault="00E25DEB" w:rsidP="00E25DEB">
            <w:r w:rsidRPr="000A59F6">
              <w:t>All personal calendar events in Outlook will be migrated to Google Calendar.</w:t>
            </w:r>
          </w:p>
          <w:p w14:paraId="648E4155" w14:textId="77777777" w:rsidR="00BF7EEB" w:rsidRPr="000A59F6" w:rsidRDefault="00000000">
            <w:r w:rsidRPr="000A59F6">
              <w:t> </w:t>
            </w:r>
          </w:p>
        </w:tc>
      </w:tr>
      <w:tr w:rsidR="00BF7EEB" w:rsidRPr="000A59F6" w14:paraId="6FCEA759" w14:textId="77777777" w:rsidTr="00BF7EEB">
        <w:trPr>
          <w:jc w:val="center"/>
        </w:trPr>
        <w:tc>
          <w:tcPr>
            <w:tcW w:w="3112" w:type="dxa"/>
          </w:tcPr>
          <w:p w14:paraId="3A517567" w14:textId="77777777" w:rsidR="000A59F6" w:rsidRPr="00951D22" w:rsidRDefault="000A59F6" w:rsidP="000A59F6">
            <w:pPr>
              <w:rPr>
                <w:b/>
                <w:bCs/>
              </w:rPr>
            </w:pPr>
            <w:r w:rsidRPr="00951D22">
              <w:rPr>
                <w:b/>
                <w:bCs/>
              </w:rPr>
              <w:t>Contacts</w:t>
            </w:r>
          </w:p>
          <w:p w14:paraId="6211BBA5" w14:textId="77777777" w:rsidR="00BF7EEB" w:rsidRPr="00951D22" w:rsidRDefault="00BF7EEB">
            <w:pPr>
              <w:spacing w:line="264" w:lineRule="auto"/>
              <w:rPr>
                <w:b/>
                <w:bCs/>
              </w:rPr>
            </w:pPr>
          </w:p>
        </w:tc>
        <w:tc>
          <w:tcPr>
            <w:tcW w:w="7602" w:type="dxa"/>
          </w:tcPr>
          <w:p w14:paraId="5D5890DE" w14:textId="77777777" w:rsidR="000A59F6" w:rsidRPr="000A59F6" w:rsidRDefault="000A59F6" w:rsidP="000A59F6">
            <w:r w:rsidRPr="000A59F6">
              <w:t>All Outlook contacts will be migrated to Google Contacts.</w:t>
            </w:r>
          </w:p>
          <w:p w14:paraId="29BA6C04" w14:textId="77777777" w:rsidR="00BF7EEB" w:rsidRPr="000A59F6" w:rsidRDefault="00BF7EEB">
            <w:pPr>
              <w:spacing w:line="264" w:lineRule="auto"/>
            </w:pPr>
          </w:p>
        </w:tc>
      </w:tr>
      <w:tr w:rsidR="000A59F6" w:rsidRPr="000A59F6" w14:paraId="5E119D5B" w14:textId="77777777" w:rsidTr="00BF7EEB">
        <w:trPr>
          <w:jc w:val="center"/>
        </w:trPr>
        <w:tc>
          <w:tcPr>
            <w:tcW w:w="3112" w:type="dxa"/>
          </w:tcPr>
          <w:p w14:paraId="65F6EFA0" w14:textId="77777777" w:rsidR="000A59F6" w:rsidRPr="00951D22" w:rsidRDefault="000A59F6" w:rsidP="000A59F6">
            <w:pPr>
              <w:rPr>
                <w:b/>
                <w:bCs/>
              </w:rPr>
            </w:pPr>
            <w:r w:rsidRPr="00951D22">
              <w:rPr>
                <w:b/>
                <w:bCs/>
              </w:rPr>
              <w:t xml:space="preserve">Attachments in emails </w:t>
            </w:r>
          </w:p>
          <w:p w14:paraId="4D53B55A" w14:textId="77777777" w:rsidR="000A59F6" w:rsidRPr="00951D22" w:rsidRDefault="000A59F6" w:rsidP="000A59F6">
            <w:pPr>
              <w:rPr>
                <w:b/>
                <w:bCs/>
              </w:rPr>
            </w:pPr>
          </w:p>
        </w:tc>
        <w:tc>
          <w:tcPr>
            <w:tcW w:w="7602" w:type="dxa"/>
          </w:tcPr>
          <w:p w14:paraId="1F610A93" w14:textId="77777777" w:rsidR="000A59F6" w:rsidRPr="000A59F6" w:rsidRDefault="000A59F6" w:rsidP="000A59F6">
            <w:r w:rsidRPr="000A59F6">
              <w:t>Attachments in Outlook emails will be migrated along with their respective emails.</w:t>
            </w:r>
          </w:p>
          <w:p w14:paraId="68DF6AD0" w14:textId="77777777" w:rsidR="000A59F6" w:rsidRPr="000A59F6" w:rsidRDefault="000A59F6" w:rsidP="000A59F6"/>
        </w:tc>
      </w:tr>
      <w:tr w:rsidR="000A59F6" w:rsidRPr="000A59F6" w14:paraId="5F1286F2" w14:textId="77777777" w:rsidTr="00BF7EEB">
        <w:trPr>
          <w:jc w:val="center"/>
        </w:trPr>
        <w:tc>
          <w:tcPr>
            <w:tcW w:w="3112" w:type="dxa"/>
          </w:tcPr>
          <w:p w14:paraId="64CE8632" w14:textId="77777777" w:rsidR="000A59F6" w:rsidRPr="00951D22" w:rsidRDefault="000A59F6" w:rsidP="000A59F6">
            <w:pPr>
              <w:rPr>
                <w:b/>
                <w:bCs/>
              </w:rPr>
            </w:pPr>
            <w:r w:rsidRPr="00951D22">
              <w:rPr>
                <w:b/>
                <w:bCs/>
              </w:rPr>
              <w:t xml:space="preserve">Attachments in </w:t>
            </w:r>
            <w:r w:rsidR="00951D22" w:rsidRPr="00951D22">
              <w:rPr>
                <w:b/>
                <w:bCs/>
              </w:rPr>
              <w:t>calendars</w:t>
            </w:r>
          </w:p>
          <w:p w14:paraId="61FF19B5" w14:textId="77777777" w:rsidR="000A59F6" w:rsidRPr="00951D22" w:rsidRDefault="000A59F6" w:rsidP="000A59F6">
            <w:pPr>
              <w:rPr>
                <w:b/>
                <w:bCs/>
              </w:rPr>
            </w:pPr>
          </w:p>
        </w:tc>
        <w:tc>
          <w:tcPr>
            <w:tcW w:w="7602" w:type="dxa"/>
          </w:tcPr>
          <w:p w14:paraId="128A2407" w14:textId="77777777" w:rsidR="000A59F6" w:rsidRPr="000A59F6" w:rsidRDefault="000A59F6" w:rsidP="000A59F6">
            <w:r w:rsidRPr="000A59F6">
              <w:t>Attachments added to calendar events will also be migrated to Google Calendar.</w:t>
            </w:r>
          </w:p>
          <w:p w14:paraId="5894C9E7" w14:textId="77777777" w:rsidR="000A59F6" w:rsidRPr="000A59F6" w:rsidRDefault="000A59F6" w:rsidP="000A59F6"/>
        </w:tc>
      </w:tr>
      <w:bookmarkEnd w:id="9"/>
    </w:tbl>
    <w:p w14:paraId="64CFDE8F" w14:textId="77777777" w:rsidR="00BF7EEB" w:rsidRPr="000A59F6" w:rsidRDefault="00BF7EEB">
      <w:pPr>
        <w:spacing w:after="0" w:line="240" w:lineRule="auto"/>
        <w:rPr>
          <w:rFonts w:ascii="Arial" w:hAnsi="Arial" w:cs="Arial"/>
          <w:sz w:val="20"/>
          <w:szCs w:val="20"/>
        </w:rPr>
      </w:pPr>
    </w:p>
    <w:p w14:paraId="1599FC54" w14:textId="77777777" w:rsidR="00BF7EEB" w:rsidRDefault="00BF7EEB">
      <w:pPr>
        <w:pStyle w:val="PDParagraphDefault"/>
        <w:sectPr w:rsidR="00BF7EEB">
          <w:headerReference w:type="default" r:id="rId23"/>
          <w:footerReference w:type="default" r:id="rId24"/>
          <w:pgSz w:w="12240" w:h="15840" w:code="1"/>
          <w:pgMar w:top="979" w:right="763" w:bottom="979" w:left="763" w:header="240" w:footer="240" w:gutter="0"/>
          <w:cols w:space="720"/>
        </w:sectPr>
      </w:pPr>
    </w:p>
    <w:tbl>
      <w:tblPr>
        <w:tblStyle w:val="CustomGrid102440170350103"/>
        <w:tblW w:w="0" w:type="auto"/>
        <w:jc w:val="center"/>
        <w:tblLook w:val="04A0" w:firstRow="1" w:lastRow="0" w:firstColumn="1" w:lastColumn="0" w:noHBand="0" w:noVBand="1"/>
      </w:tblPr>
      <w:tblGrid>
        <w:gridCol w:w="10714"/>
      </w:tblGrid>
      <w:tr w:rsidR="00BF7EEB" w14:paraId="5D50A143" w14:textId="77777777">
        <w:trPr>
          <w:jc w:val="center"/>
        </w:trPr>
        <w:tc>
          <w:tcPr>
            <w:tcW w:w="10714" w:type="dxa"/>
            <w:shd w:val="clear" w:color="auto" w:fill="93CDDC"/>
          </w:tcPr>
          <w:p w14:paraId="4F71D6F7" w14:textId="77777777" w:rsidR="00BF7EEB" w:rsidRDefault="00000000">
            <w:pPr>
              <w:jc w:val="center"/>
            </w:pPr>
            <w:r>
              <w:rPr>
                <w:b/>
                <w:bCs/>
                <w:sz w:val="24"/>
                <w:szCs w:val="24"/>
                <w:shd w:val="clear" w:color="auto" w:fill="B6DDE8"/>
              </w:rPr>
              <w:lastRenderedPageBreak/>
              <w:t>Exhibit 2- NOT INCLUDED IN MIGRATION</w:t>
            </w:r>
          </w:p>
        </w:tc>
      </w:tr>
    </w:tbl>
    <w:p w14:paraId="794777E1" w14:textId="77777777" w:rsidR="00BF7EEB" w:rsidRDefault="00BF7EEB">
      <w:pPr>
        <w:spacing w:after="0" w:line="240" w:lineRule="auto"/>
      </w:pPr>
    </w:p>
    <w:p w14:paraId="45CEEC32" w14:textId="77777777" w:rsidR="00BF7EEB" w:rsidRDefault="00BF7E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F7EEB" w14:paraId="20BDDECF" w14:textId="77777777" w:rsidTr="00BF7E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E4824F0" w14:textId="77777777" w:rsidR="00BF7EEB" w:rsidRDefault="00000000">
            <w:pPr>
              <w:jc w:val="center"/>
            </w:pPr>
            <w:r>
              <w:t>NOT INCLUDED IN OUTLOOK TO GMAIL MIGRATION FEATURES</w:t>
            </w:r>
          </w:p>
        </w:tc>
      </w:tr>
      <w:tr w:rsidR="000A59F6" w14:paraId="19F74F20" w14:textId="77777777" w:rsidTr="00BF7EEB">
        <w:trPr>
          <w:jc w:val="center"/>
        </w:trPr>
        <w:tc>
          <w:tcPr>
            <w:tcW w:w="3112" w:type="dxa"/>
          </w:tcPr>
          <w:p w14:paraId="2F1979F3" w14:textId="77777777" w:rsidR="000A59F6" w:rsidRPr="00457EDF" w:rsidRDefault="000A59F6" w:rsidP="000A59F6">
            <w:pPr>
              <w:rPr>
                <w:b/>
                <w:bCs/>
              </w:rPr>
            </w:pPr>
            <w:r w:rsidRPr="00457EDF">
              <w:rPr>
                <w:b/>
                <w:bCs/>
              </w:rPr>
              <w:t xml:space="preserve">Calanders </w:t>
            </w:r>
          </w:p>
          <w:p w14:paraId="7F683571" w14:textId="77777777" w:rsidR="000A59F6" w:rsidRPr="000A59F6" w:rsidRDefault="000A59F6">
            <w:pPr>
              <w:rPr>
                <w:b/>
                <w:bCs/>
              </w:rPr>
            </w:pPr>
          </w:p>
        </w:tc>
        <w:tc>
          <w:tcPr>
            <w:tcW w:w="7602" w:type="dxa"/>
          </w:tcPr>
          <w:p w14:paraId="5BD72BE8" w14:textId="77777777" w:rsidR="000A59F6" w:rsidRPr="000A59F6" w:rsidRDefault="000A59F6" w:rsidP="000A59F6">
            <w:r w:rsidRPr="000A59F6">
              <w:t>Attachments in older calendar events are not migrated and Older calendar events will be migrated, and the organizer will see the event in the destination calendar. Attendees will be retained, but they will not see the event in their calendars.</w:t>
            </w:r>
          </w:p>
          <w:p w14:paraId="68BC46DC" w14:textId="77777777" w:rsidR="000A59F6" w:rsidRPr="000A59F6" w:rsidRDefault="000A59F6"/>
        </w:tc>
      </w:tr>
      <w:tr w:rsidR="000A59F6" w14:paraId="4D85A439" w14:textId="77777777" w:rsidTr="00BF7EEB">
        <w:trPr>
          <w:jc w:val="center"/>
        </w:trPr>
        <w:tc>
          <w:tcPr>
            <w:tcW w:w="3112" w:type="dxa"/>
          </w:tcPr>
          <w:p w14:paraId="3FA33300" w14:textId="77777777" w:rsidR="000A59F6" w:rsidRPr="00457EDF" w:rsidRDefault="000A59F6" w:rsidP="000A59F6">
            <w:pPr>
              <w:rPr>
                <w:b/>
                <w:bCs/>
              </w:rPr>
            </w:pPr>
            <w:r w:rsidRPr="00457EDF">
              <w:rPr>
                <w:b/>
                <w:bCs/>
              </w:rPr>
              <w:t xml:space="preserve">Online Archive/In place Archive </w:t>
            </w:r>
          </w:p>
          <w:p w14:paraId="72E85F90" w14:textId="77777777" w:rsidR="000A59F6" w:rsidRPr="000A59F6" w:rsidRDefault="000A59F6">
            <w:pPr>
              <w:rPr>
                <w:b/>
                <w:bCs/>
              </w:rPr>
            </w:pPr>
          </w:p>
        </w:tc>
        <w:tc>
          <w:tcPr>
            <w:tcW w:w="7602" w:type="dxa"/>
          </w:tcPr>
          <w:p w14:paraId="57A70BFA" w14:textId="77777777" w:rsidR="000A59F6" w:rsidRPr="000A59F6" w:rsidRDefault="000A59F6" w:rsidP="000A59F6">
            <w:r w:rsidRPr="000A59F6">
              <w:t>Emails stored in Outlook Online Archive or In-Place Archive are not migrated.</w:t>
            </w:r>
          </w:p>
          <w:p w14:paraId="3E83489E" w14:textId="77777777" w:rsidR="000A59F6" w:rsidRPr="000A59F6" w:rsidRDefault="000A59F6"/>
        </w:tc>
      </w:tr>
      <w:tr w:rsidR="000A59F6" w14:paraId="548DA83C" w14:textId="77777777" w:rsidTr="00BF7EEB">
        <w:trPr>
          <w:jc w:val="center"/>
        </w:trPr>
        <w:tc>
          <w:tcPr>
            <w:tcW w:w="3112" w:type="dxa"/>
          </w:tcPr>
          <w:p w14:paraId="1AF9FBD8" w14:textId="77777777" w:rsidR="000A59F6" w:rsidRPr="00457EDF" w:rsidRDefault="000A59F6" w:rsidP="000A59F6">
            <w:pPr>
              <w:rPr>
                <w:b/>
                <w:bCs/>
              </w:rPr>
            </w:pPr>
            <w:r w:rsidRPr="00457EDF">
              <w:rPr>
                <w:b/>
                <w:bCs/>
              </w:rPr>
              <w:t xml:space="preserve">Groups </w:t>
            </w:r>
          </w:p>
          <w:p w14:paraId="033F5ED8" w14:textId="77777777" w:rsidR="000A59F6" w:rsidRPr="000A59F6" w:rsidRDefault="000A59F6">
            <w:pPr>
              <w:rPr>
                <w:b/>
                <w:bCs/>
              </w:rPr>
            </w:pPr>
          </w:p>
        </w:tc>
        <w:tc>
          <w:tcPr>
            <w:tcW w:w="7602" w:type="dxa"/>
          </w:tcPr>
          <w:p w14:paraId="312641FC" w14:textId="77777777" w:rsidR="000A59F6" w:rsidRPr="000A59F6" w:rsidRDefault="000A59F6" w:rsidP="000A59F6">
            <w:r w:rsidRPr="000A59F6">
              <w:t>If a group exists only within the mailbox (for example, as a  group or distribution used in the user’s email), we migrate it as a label in Outlook. We do not create an actual Outlook group or distribution list.</w:t>
            </w:r>
          </w:p>
          <w:p w14:paraId="23BE3F43" w14:textId="77777777" w:rsidR="000A59F6" w:rsidRPr="000A59F6" w:rsidRDefault="000A59F6" w:rsidP="000A59F6">
            <w:pPr>
              <w:ind w:firstLine="720"/>
            </w:pPr>
          </w:p>
        </w:tc>
      </w:tr>
      <w:tr w:rsidR="000A59F6" w14:paraId="0530121B" w14:textId="77777777" w:rsidTr="00BF7EEB">
        <w:trPr>
          <w:jc w:val="center"/>
        </w:trPr>
        <w:tc>
          <w:tcPr>
            <w:tcW w:w="3112" w:type="dxa"/>
          </w:tcPr>
          <w:p w14:paraId="597BD6CB" w14:textId="77777777" w:rsidR="000A59F6" w:rsidRPr="00457EDF" w:rsidRDefault="000A59F6" w:rsidP="000A59F6">
            <w:pPr>
              <w:rPr>
                <w:b/>
                <w:bCs/>
              </w:rPr>
            </w:pPr>
            <w:r w:rsidRPr="00457EDF">
              <w:rPr>
                <w:b/>
                <w:bCs/>
              </w:rPr>
              <w:t xml:space="preserve">Junk </w:t>
            </w:r>
          </w:p>
          <w:p w14:paraId="7EEC1125" w14:textId="77777777" w:rsidR="000A59F6" w:rsidRPr="000A59F6" w:rsidRDefault="000A59F6">
            <w:pPr>
              <w:rPr>
                <w:b/>
                <w:bCs/>
              </w:rPr>
            </w:pPr>
          </w:p>
        </w:tc>
        <w:tc>
          <w:tcPr>
            <w:tcW w:w="7602" w:type="dxa"/>
          </w:tcPr>
          <w:p w14:paraId="415AABC2" w14:textId="77777777" w:rsidR="000A59F6" w:rsidRPr="000A59F6" w:rsidRDefault="000A59F6" w:rsidP="000A59F6">
            <w:r w:rsidRPr="000A59F6">
              <w:t>Emails in the Junk are not migrated.</w:t>
            </w:r>
          </w:p>
          <w:p w14:paraId="4E7BF9EF" w14:textId="77777777" w:rsidR="000A59F6" w:rsidRPr="000A59F6" w:rsidRDefault="000A59F6"/>
        </w:tc>
      </w:tr>
      <w:tr w:rsidR="000A59F6" w14:paraId="0168CF53" w14:textId="77777777" w:rsidTr="00BF7EEB">
        <w:trPr>
          <w:jc w:val="center"/>
        </w:trPr>
        <w:tc>
          <w:tcPr>
            <w:tcW w:w="3112" w:type="dxa"/>
          </w:tcPr>
          <w:p w14:paraId="203345D7" w14:textId="77777777" w:rsidR="000A59F6" w:rsidRPr="00457EDF" w:rsidRDefault="000A59F6" w:rsidP="000A59F6">
            <w:pPr>
              <w:rPr>
                <w:b/>
                <w:bCs/>
              </w:rPr>
            </w:pPr>
            <w:r w:rsidRPr="00457EDF">
              <w:rPr>
                <w:b/>
                <w:bCs/>
              </w:rPr>
              <w:t xml:space="preserve">Notes </w:t>
            </w:r>
          </w:p>
          <w:p w14:paraId="6A0B0D23" w14:textId="77777777" w:rsidR="000A59F6" w:rsidRPr="000A59F6" w:rsidRDefault="000A59F6" w:rsidP="000A59F6">
            <w:pPr>
              <w:ind w:firstLine="720"/>
              <w:rPr>
                <w:b/>
                <w:bCs/>
              </w:rPr>
            </w:pPr>
          </w:p>
        </w:tc>
        <w:tc>
          <w:tcPr>
            <w:tcW w:w="7602" w:type="dxa"/>
          </w:tcPr>
          <w:p w14:paraId="4503F538" w14:textId="77777777" w:rsidR="000A59F6" w:rsidRPr="000A59F6" w:rsidRDefault="000A59F6" w:rsidP="000A59F6">
            <w:r w:rsidRPr="000A59F6">
              <w:t>Outlook Notes are not migrated.</w:t>
            </w:r>
          </w:p>
          <w:p w14:paraId="43E348B3" w14:textId="77777777" w:rsidR="000A59F6" w:rsidRPr="000A59F6" w:rsidRDefault="000A59F6" w:rsidP="000A59F6">
            <w:pPr>
              <w:ind w:firstLine="720"/>
            </w:pPr>
          </w:p>
        </w:tc>
      </w:tr>
      <w:tr w:rsidR="000A59F6" w14:paraId="664935AB" w14:textId="77777777" w:rsidTr="00BF7EEB">
        <w:trPr>
          <w:jc w:val="center"/>
        </w:trPr>
        <w:tc>
          <w:tcPr>
            <w:tcW w:w="3112" w:type="dxa"/>
          </w:tcPr>
          <w:p w14:paraId="2CE663E4" w14:textId="77777777" w:rsidR="000A59F6" w:rsidRPr="00457EDF" w:rsidRDefault="000A59F6" w:rsidP="000A59F6">
            <w:pPr>
              <w:rPr>
                <w:b/>
                <w:bCs/>
              </w:rPr>
            </w:pPr>
            <w:r w:rsidRPr="00457EDF">
              <w:rPr>
                <w:b/>
                <w:bCs/>
              </w:rPr>
              <w:t xml:space="preserve">Rules </w:t>
            </w:r>
          </w:p>
          <w:p w14:paraId="1D92F946" w14:textId="77777777" w:rsidR="000A59F6" w:rsidRPr="000A59F6" w:rsidRDefault="000A59F6">
            <w:pPr>
              <w:rPr>
                <w:b/>
                <w:bCs/>
              </w:rPr>
            </w:pPr>
          </w:p>
        </w:tc>
        <w:tc>
          <w:tcPr>
            <w:tcW w:w="7602" w:type="dxa"/>
          </w:tcPr>
          <w:p w14:paraId="2A71B06F" w14:textId="77777777" w:rsidR="000A59F6" w:rsidRPr="000A59F6" w:rsidRDefault="000A59F6" w:rsidP="000A59F6">
            <w:r w:rsidRPr="000A59F6">
              <w:t>Rules created in outlook are not migrated to Gmail</w:t>
            </w:r>
          </w:p>
          <w:p w14:paraId="668A64C8" w14:textId="77777777" w:rsidR="000A59F6" w:rsidRPr="000A59F6" w:rsidRDefault="000A59F6"/>
        </w:tc>
      </w:tr>
      <w:tr w:rsidR="000A59F6" w14:paraId="723F5D72" w14:textId="77777777" w:rsidTr="00BF7EEB">
        <w:trPr>
          <w:jc w:val="center"/>
        </w:trPr>
        <w:tc>
          <w:tcPr>
            <w:tcW w:w="3112" w:type="dxa"/>
          </w:tcPr>
          <w:p w14:paraId="219CBD96" w14:textId="77777777" w:rsidR="000A59F6" w:rsidRPr="00457EDF" w:rsidRDefault="000A59F6" w:rsidP="000A59F6">
            <w:pPr>
              <w:rPr>
                <w:b/>
                <w:bCs/>
              </w:rPr>
            </w:pPr>
            <w:r w:rsidRPr="00457EDF">
              <w:rPr>
                <w:b/>
                <w:bCs/>
              </w:rPr>
              <w:t>Email forwarding</w:t>
            </w:r>
          </w:p>
          <w:p w14:paraId="1521DC84" w14:textId="77777777" w:rsidR="000A59F6" w:rsidRPr="000A59F6" w:rsidRDefault="000A59F6">
            <w:pPr>
              <w:rPr>
                <w:b/>
                <w:bCs/>
              </w:rPr>
            </w:pPr>
          </w:p>
        </w:tc>
        <w:tc>
          <w:tcPr>
            <w:tcW w:w="7602" w:type="dxa"/>
          </w:tcPr>
          <w:p w14:paraId="4F157032" w14:textId="77777777" w:rsidR="000A59F6" w:rsidRPr="000A59F6" w:rsidRDefault="000A59F6" w:rsidP="000A59F6">
            <w:r w:rsidRPr="000A59F6">
              <w:t>Configured forwarding settings from Outlook are not migrated.</w:t>
            </w:r>
          </w:p>
          <w:p w14:paraId="047E0981" w14:textId="77777777" w:rsidR="000A59F6" w:rsidRPr="000A59F6" w:rsidRDefault="000A59F6"/>
        </w:tc>
      </w:tr>
      <w:tr w:rsidR="000A59F6" w14:paraId="1812F3A3" w14:textId="77777777" w:rsidTr="00BF7EEB">
        <w:trPr>
          <w:jc w:val="center"/>
        </w:trPr>
        <w:tc>
          <w:tcPr>
            <w:tcW w:w="3112" w:type="dxa"/>
          </w:tcPr>
          <w:p w14:paraId="03F0D87A" w14:textId="77777777" w:rsidR="000A59F6" w:rsidRPr="00457EDF" w:rsidRDefault="000A59F6" w:rsidP="000A59F6">
            <w:pPr>
              <w:rPr>
                <w:b/>
                <w:bCs/>
              </w:rPr>
            </w:pPr>
            <w:r w:rsidRPr="00457EDF">
              <w:rPr>
                <w:b/>
                <w:bCs/>
              </w:rPr>
              <w:t xml:space="preserve">Security labels </w:t>
            </w:r>
          </w:p>
          <w:p w14:paraId="49AD6FC0" w14:textId="77777777" w:rsidR="000A59F6" w:rsidRPr="000A59F6" w:rsidRDefault="000A59F6" w:rsidP="000A59F6">
            <w:pPr>
              <w:ind w:firstLine="720"/>
            </w:pPr>
          </w:p>
        </w:tc>
        <w:tc>
          <w:tcPr>
            <w:tcW w:w="7602" w:type="dxa"/>
          </w:tcPr>
          <w:p w14:paraId="1DA4F1C4" w14:textId="77777777" w:rsidR="000A59F6" w:rsidRPr="000A59F6" w:rsidRDefault="000A59F6" w:rsidP="000A59F6">
            <w:r w:rsidRPr="000A59F6">
              <w:t>Sensitivity labels, retention labels, and classification tags are not migrated.</w:t>
            </w:r>
          </w:p>
          <w:p w14:paraId="5BDBBDF3" w14:textId="77777777" w:rsidR="000A59F6" w:rsidRPr="000A59F6" w:rsidRDefault="000A59F6" w:rsidP="000A59F6"/>
        </w:tc>
      </w:tr>
      <w:tr w:rsidR="000A59F6" w14:paraId="70283EA3" w14:textId="77777777" w:rsidTr="00BF7EEB">
        <w:trPr>
          <w:jc w:val="center"/>
        </w:trPr>
        <w:tc>
          <w:tcPr>
            <w:tcW w:w="3112" w:type="dxa"/>
          </w:tcPr>
          <w:p w14:paraId="2A197E52" w14:textId="77777777" w:rsidR="000A59F6" w:rsidRPr="00457EDF" w:rsidRDefault="000A59F6" w:rsidP="00457EDF">
            <w:pPr>
              <w:rPr>
                <w:b/>
                <w:bCs/>
              </w:rPr>
            </w:pPr>
            <w:r w:rsidRPr="00457EDF">
              <w:rPr>
                <w:b/>
                <w:bCs/>
              </w:rPr>
              <w:t>Deactivated user mail boxes</w:t>
            </w:r>
          </w:p>
          <w:p w14:paraId="2F0FDBEB" w14:textId="77777777" w:rsidR="000A59F6" w:rsidRPr="000A59F6" w:rsidRDefault="000A59F6" w:rsidP="000A59F6">
            <w:pPr>
              <w:jc w:val="center"/>
            </w:pPr>
          </w:p>
        </w:tc>
        <w:tc>
          <w:tcPr>
            <w:tcW w:w="7602" w:type="dxa"/>
          </w:tcPr>
          <w:p w14:paraId="0E748ED5" w14:textId="77777777" w:rsidR="000A59F6" w:rsidRPr="000A59F6" w:rsidRDefault="000A59F6" w:rsidP="000A59F6">
            <w:r w:rsidRPr="000A59F6">
              <w:t>Mailboxes of deactivated Outlook users are not migrated.</w:t>
            </w:r>
          </w:p>
          <w:p w14:paraId="2898274B" w14:textId="77777777" w:rsidR="000A59F6" w:rsidRPr="000A59F6" w:rsidRDefault="000A59F6" w:rsidP="000A59F6"/>
        </w:tc>
      </w:tr>
      <w:tr w:rsidR="000A59F6" w14:paraId="41BD45AD" w14:textId="77777777" w:rsidTr="00BF7EEB">
        <w:trPr>
          <w:jc w:val="center"/>
        </w:trPr>
        <w:tc>
          <w:tcPr>
            <w:tcW w:w="3112" w:type="dxa"/>
          </w:tcPr>
          <w:p w14:paraId="52F7DD9D" w14:textId="77777777" w:rsidR="000A59F6" w:rsidRPr="00457EDF" w:rsidRDefault="000A59F6" w:rsidP="000A59F6">
            <w:pPr>
              <w:rPr>
                <w:b/>
                <w:bCs/>
              </w:rPr>
            </w:pPr>
            <w:r w:rsidRPr="00457EDF">
              <w:rPr>
                <w:b/>
                <w:bCs/>
              </w:rPr>
              <w:t xml:space="preserve">Unlicensed user mail boxes </w:t>
            </w:r>
          </w:p>
          <w:p w14:paraId="09FDA72E" w14:textId="77777777" w:rsidR="000A59F6" w:rsidRPr="000A59F6" w:rsidRDefault="000A59F6" w:rsidP="000A59F6">
            <w:pPr>
              <w:ind w:firstLine="720"/>
            </w:pPr>
          </w:p>
        </w:tc>
        <w:tc>
          <w:tcPr>
            <w:tcW w:w="7602" w:type="dxa"/>
          </w:tcPr>
          <w:p w14:paraId="63034CB3" w14:textId="77777777" w:rsidR="000A59F6" w:rsidRPr="000A59F6" w:rsidRDefault="000A59F6" w:rsidP="000A59F6">
            <w:r w:rsidRPr="000A59F6">
              <w:t>Mailboxes belonging to users without valid Outlook licenses cannot be migrated.</w:t>
            </w:r>
          </w:p>
          <w:p w14:paraId="10A269B0" w14:textId="77777777" w:rsidR="000A59F6" w:rsidRPr="000A59F6" w:rsidRDefault="000A59F6" w:rsidP="000A59F6">
            <w:pPr>
              <w:ind w:firstLine="720"/>
            </w:pPr>
          </w:p>
        </w:tc>
      </w:tr>
    </w:tbl>
    <w:p w14:paraId="1526D54B" w14:textId="77777777" w:rsidR="00BF7EEB" w:rsidRDefault="00BF7EEB" w:rsidP="00457EDF">
      <w:pPr>
        <w:pStyle w:val="PDParagraphDefault"/>
      </w:pPr>
    </w:p>
    <w:sectPr w:rsidR="00BF7EEB">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802F4" w14:textId="77777777" w:rsidR="003861C0" w:rsidRDefault="003861C0">
      <w:pPr>
        <w:spacing w:after="0" w:line="240" w:lineRule="auto"/>
      </w:pPr>
      <w:r>
        <w:separator/>
      </w:r>
    </w:p>
  </w:endnote>
  <w:endnote w:type="continuationSeparator" w:id="0">
    <w:p w14:paraId="61515132" w14:textId="77777777" w:rsidR="003861C0" w:rsidRDefault="00386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5C43"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8BC3CD9"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773341" w14:textId="77777777" w:rsidR="00BF7EEB" w:rsidRDefault="00BF7EEB">
    <w:pPr>
      <w:pStyle w:val="PDFooter"/>
      <w:jc w:val="center"/>
    </w:pPr>
  </w:p>
  <w:p w14:paraId="2FF5FB50" w14:textId="77777777" w:rsidR="00BF7EEB" w:rsidRDefault="00BF7EE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4758" w14:textId="77777777" w:rsidR="00BC28B8" w:rsidRDefault="00BC28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35EA"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3E73E81"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55B54D" w14:textId="77777777" w:rsidR="00BF7EEB" w:rsidRDefault="00BF7EEB">
    <w:pPr>
      <w:pStyle w:val="PDFooter"/>
      <w:jc w:val="center"/>
    </w:pPr>
  </w:p>
  <w:p w14:paraId="28192E08" w14:textId="77777777" w:rsidR="00BF7EEB" w:rsidRDefault="00BF7EE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BB73"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EDD1DB8"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C9E7E6" w14:textId="77777777" w:rsidR="00BF7EEB" w:rsidRDefault="00BF7EEB">
    <w:pPr>
      <w:pStyle w:val="PDFooter"/>
      <w:jc w:val="center"/>
    </w:pPr>
  </w:p>
  <w:p w14:paraId="13D2240C" w14:textId="77777777" w:rsidR="00BF7EEB" w:rsidRDefault="00BF7EE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33A3"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7FFB002"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10149F" w14:textId="77777777" w:rsidR="00BF7EEB" w:rsidRDefault="00BF7EEB">
    <w:pPr>
      <w:pStyle w:val="PDFooter"/>
      <w:jc w:val="center"/>
    </w:pPr>
  </w:p>
  <w:p w14:paraId="0EF3CDB7" w14:textId="77777777" w:rsidR="00BF7EEB" w:rsidRDefault="00BF7EE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2527"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D63070F"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12A5A4" w14:textId="77777777" w:rsidR="00BF7EEB" w:rsidRDefault="00BF7EEB">
    <w:pPr>
      <w:pStyle w:val="PDFooter"/>
      <w:jc w:val="center"/>
    </w:pPr>
  </w:p>
  <w:p w14:paraId="35693A3A" w14:textId="77777777" w:rsidR="00BF7EEB" w:rsidRDefault="00BF7EE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013B"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6C007E7"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FC1017" w14:textId="77777777" w:rsidR="00BF7EEB" w:rsidRDefault="00BF7EEB">
    <w:pPr>
      <w:pStyle w:val="PDFooter"/>
      <w:jc w:val="center"/>
    </w:pPr>
  </w:p>
  <w:p w14:paraId="34024721" w14:textId="77777777" w:rsidR="00BF7EEB" w:rsidRDefault="00BF7EE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2926"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C19428"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5DBE62" w14:textId="77777777" w:rsidR="00BF7EEB" w:rsidRDefault="00BF7EEB">
    <w:pPr>
      <w:pStyle w:val="PDFooter"/>
      <w:jc w:val="center"/>
    </w:pPr>
  </w:p>
  <w:p w14:paraId="105DBF79" w14:textId="77777777" w:rsidR="00BF7EEB" w:rsidRDefault="00BF7EE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4419"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8957157"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29CC8E" w14:textId="77777777" w:rsidR="00BF7EEB" w:rsidRDefault="00BF7EEB">
    <w:pPr>
      <w:pStyle w:val="PDFooter"/>
      <w:jc w:val="center"/>
    </w:pPr>
  </w:p>
  <w:p w14:paraId="36993509" w14:textId="77777777" w:rsidR="00BF7EEB" w:rsidRDefault="00BF7EEB">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95BB" w14:textId="77777777" w:rsidR="00BF7E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40FE2CC"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7CB156" w14:textId="77777777" w:rsidR="00BF7EEB" w:rsidRDefault="00BF7EEB">
    <w:pPr>
      <w:pStyle w:val="PDFooter"/>
      <w:jc w:val="center"/>
    </w:pPr>
  </w:p>
  <w:p w14:paraId="6AABE238" w14:textId="77777777" w:rsidR="00BF7EEB" w:rsidRDefault="00BF7EE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DD26A" w14:textId="77777777" w:rsidR="003861C0" w:rsidRDefault="003861C0">
      <w:pPr>
        <w:spacing w:after="0" w:line="240" w:lineRule="auto"/>
      </w:pPr>
      <w:r>
        <w:separator/>
      </w:r>
    </w:p>
  </w:footnote>
  <w:footnote w:type="continuationSeparator" w:id="0">
    <w:p w14:paraId="2303AC0C" w14:textId="77777777" w:rsidR="003861C0" w:rsidRDefault="00386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6090" w14:textId="77777777" w:rsidR="00BF7EEB" w:rsidRDefault="00BF7EEB">
    <w:pPr>
      <w:pStyle w:val="PDHeader"/>
    </w:pPr>
  </w:p>
  <w:p w14:paraId="10196B74"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1A105F39" w14:textId="77777777">
      <w:trPr>
        <w:jc w:val="center"/>
      </w:trPr>
      <w:tc>
        <w:tcPr>
          <w:tcW w:w="2741" w:type="dxa"/>
        </w:tcPr>
        <w:p w14:paraId="3A3BED6D" w14:textId="77777777" w:rsidR="00BF7EEB" w:rsidRDefault="00000000">
          <w:pPr>
            <w:jc w:val="center"/>
          </w:pPr>
          <w:r>
            <w:rPr>
              <w:noProof/>
            </w:rPr>
            <w:drawing>
              <wp:inline distT="0" distB="0" distL="0" distR="0" wp14:anchorId="44222A23" wp14:editId="6DB76C89">
                <wp:extent cx="1066800" cy="1066800"/>
                <wp:effectExtent l="0" t="0" r="0" b="0"/>
                <wp:docPr id="2044339" name="Picture 204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102F7D" w14:textId="77777777" w:rsidR="00BF7EEB" w:rsidRDefault="00BF7EEB">
          <w:pPr>
            <w:pStyle w:val="PDHeader"/>
          </w:pPr>
        </w:p>
      </w:tc>
      <w:tc>
        <w:tcPr>
          <w:tcW w:w="3732" w:type="dxa"/>
        </w:tcPr>
        <w:p w14:paraId="0FFA8D6E" w14:textId="77777777" w:rsidR="00BF7EEB" w:rsidRDefault="00000000">
          <w:pPr>
            <w:jc w:val="center"/>
          </w:pPr>
          <w:r>
            <w:rPr>
              <w:noProof/>
            </w:rPr>
            <w:drawing>
              <wp:inline distT="0" distB="0" distL="0" distR="0" wp14:anchorId="30CBAC39" wp14:editId="109AC247">
                <wp:extent cx="1638300" cy="600075"/>
                <wp:effectExtent l="0" t="0" r="0" b="0"/>
                <wp:docPr id="834103837" name="Picture 83410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1B3C" w14:textId="77777777" w:rsidR="00BC28B8" w:rsidRDefault="00BC28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3923" w14:textId="77777777" w:rsidR="00BF7EEB" w:rsidRDefault="00BF7EEB">
    <w:pPr>
      <w:pStyle w:val="PDHeader"/>
    </w:pPr>
  </w:p>
  <w:p w14:paraId="06CEABFD"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13255C52" w14:textId="77777777">
      <w:trPr>
        <w:jc w:val="center"/>
      </w:trPr>
      <w:tc>
        <w:tcPr>
          <w:tcW w:w="2741" w:type="dxa"/>
        </w:tcPr>
        <w:p w14:paraId="41A8CC32" w14:textId="77777777" w:rsidR="00BF7EEB" w:rsidRDefault="00000000">
          <w:pPr>
            <w:jc w:val="center"/>
          </w:pPr>
          <w:r>
            <w:rPr>
              <w:noProof/>
            </w:rPr>
            <w:drawing>
              <wp:inline distT="0" distB="0" distL="0" distR="0" wp14:anchorId="1C1BE0C8" wp14:editId="748B1AF7">
                <wp:extent cx="1066800" cy="1066800"/>
                <wp:effectExtent l="0" t="0" r="0" b="0"/>
                <wp:docPr id="1601200042" name="Picture 16012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AE785A" w14:textId="77777777" w:rsidR="00BF7EEB" w:rsidRDefault="00BF7EEB">
          <w:pPr>
            <w:pStyle w:val="PDHeader"/>
          </w:pPr>
        </w:p>
      </w:tc>
      <w:tc>
        <w:tcPr>
          <w:tcW w:w="3732" w:type="dxa"/>
        </w:tcPr>
        <w:p w14:paraId="574BD488" w14:textId="77777777" w:rsidR="00BF7EEB" w:rsidRDefault="00000000">
          <w:pPr>
            <w:jc w:val="center"/>
          </w:pPr>
          <w:r>
            <w:rPr>
              <w:noProof/>
            </w:rPr>
            <w:drawing>
              <wp:inline distT="0" distB="0" distL="0" distR="0" wp14:anchorId="17966C6B" wp14:editId="00CA13ED">
                <wp:extent cx="1638300" cy="600075"/>
                <wp:effectExtent l="0" t="0" r="0" b="0"/>
                <wp:docPr id="570786507" name="Picture 57078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E4BC" w14:textId="77777777" w:rsidR="00BF7EEB" w:rsidRDefault="00BF7EEB">
    <w:pPr>
      <w:pStyle w:val="PDHeader"/>
    </w:pPr>
  </w:p>
  <w:p w14:paraId="7087FC9A"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0B714BCB" w14:textId="77777777">
      <w:trPr>
        <w:jc w:val="center"/>
      </w:trPr>
      <w:tc>
        <w:tcPr>
          <w:tcW w:w="2741" w:type="dxa"/>
        </w:tcPr>
        <w:p w14:paraId="2BF286E6" w14:textId="77777777" w:rsidR="00BF7EEB" w:rsidRDefault="00000000">
          <w:pPr>
            <w:jc w:val="center"/>
          </w:pPr>
          <w:r>
            <w:rPr>
              <w:noProof/>
            </w:rPr>
            <w:drawing>
              <wp:inline distT="0" distB="0" distL="0" distR="0" wp14:anchorId="636B1069" wp14:editId="1D617785">
                <wp:extent cx="1066800" cy="1066800"/>
                <wp:effectExtent l="0" t="0" r="0" b="0"/>
                <wp:docPr id="1330944461" name="Picture 1330944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2DEF36" w14:textId="77777777" w:rsidR="00BF7EEB" w:rsidRDefault="00BF7EEB">
          <w:pPr>
            <w:pStyle w:val="PDHeader"/>
          </w:pPr>
        </w:p>
      </w:tc>
      <w:tc>
        <w:tcPr>
          <w:tcW w:w="3732" w:type="dxa"/>
        </w:tcPr>
        <w:p w14:paraId="073EB34D" w14:textId="77777777" w:rsidR="00BF7EEB" w:rsidRDefault="00000000">
          <w:pPr>
            <w:jc w:val="center"/>
          </w:pPr>
          <w:r>
            <w:rPr>
              <w:noProof/>
            </w:rPr>
            <w:drawing>
              <wp:inline distT="0" distB="0" distL="0" distR="0" wp14:anchorId="3F32F36C" wp14:editId="20B1425D">
                <wp:extent cx="1638300" cy="600075"/>
                <wp:effectExtent l="0" t="0" r="0" b="0"/>
                <wp:docPr id="1116608182" name="Picture 111660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1AB6" w14:textId="77777777" w:rsidR="00BF7EEB" w:rsidRDefault="00BF7EEB">
    <w:pPr>
      <w:pStyle w:val="PDHeader"/>
    </w:pPr>
  </w:p>
  <w:p w14:paraId="4BD47FAC"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F6BC4AE" w14:textId="77777777">
      <w:trPr>
        <w:jc w:val="center"/>
      </w:trPr>
      <w:tc>
        <w:tcPr>
          <w:tcW w:w="2741" w:type="dxa"/>
        </w:tcPr>
        <w:p w14:paraId="3232D53C" w14:textId="77777777" w:rsidR="00BF7EEB" w:rsidRDefault="00000000">
          <w:pPr>
            <w:jc w:val="center"/>
          </w:pPr>
          <w:r>
            <w:rPr>
              <w:noProof/>
            </w:rPr>
            <w:drawing>
              <wp:inline distT="0" distB="0" distL="0" distR="0" wp14:anchorId="4B4BB23E" wp14:editId="3201C0CD">
                <wp:extent cx="1066800" cy="1066800"/>
                <wp:effectExtent l="0" t="0" r="0" b="0"/>
                <wp:docPr id="937943961" name="Picture 93794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2B19EA" w14:textId="77777777" w:rsidR="00BF7EEB" w:rsidRDefault="00BF7EEB">
          <w:pPr>
            <w:pStyle w:val="PDHeader"/>
          </w:pPr>
        </w:p>
      </w:tc>
      <w:tc>
        <w:tcPr>
          <w:tcW w:w="3732" w:type="dxa"/>
        </w:tcPr>
        <w:p w14:paraId="078E0BEA" w14:textId="77777777" w:rsidR="00BF7EEB" w:rsidRDefault="00000000">
          <w:pPr>
            <w:jc w:val="center"/>
          </w:pPr>
          <w:r>
            <w:rPr>
              <w:noProof/>
            </w:rPr>
            <w:drawing>
              <wp:inline distT="0" distB="0" distL="0" distR="0" wp14:anchorId="084E4EDE" wp14:editId="3F345EAF">
                <wp:extent cx="1638300" cy="600075"/>
                <wp:effectExtent l="0" t="0" r="0" b="0"/>
                <wp:docPr id="825481740" name="Picture 82548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CF2A" w14:textId="77777777" w:rsidR="00BF7EEB" w:rsidRDefault="00BF7EEB">
    <w:pPr>
      <w:pStyle w:val="PDHeader"/>
    </w:pPr>
  </w:p>
  <w:p w14:paraId="63D5327B"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02CF6DF" w14:textId="77777777">
      <w:trPr>
        <w:jc w:val="center"/>
      </w:trPr>
      <w:tc>
        <w:tcPr>
          <w:tcW w:w="2741" w:type="dxa"/>
        </w:tcPr>
        <w:p w14:paraId="04FE89AE" w14:textId="77777777" w:rsidR="00BF7EEB" w:rsidRDefault="00000000">
          <w:pPr>
            <w:jc w:val="center"/>
          </w:pPr>
          <w:r>
            <w:rPr>
              <w:noProof/>
            </w:rPr>
            <w:drawing>
              <wp:inline distT="0" distB="0" distL="0" distR="0" wp14:anchorId="572136B7" wp14:editId="303CEDD6">
                <wp:extent cx="1066800" cy="1066800"/>
                <wp:effectExtent l="0" t="0" r="0" b="0"/>
                <wp:docPr id="1867917075" name="Picture 186791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F48864" w14:textId="77777777" w:rsidR="00BF7EEB" w:rsidRDefault="00BF7EEB">
          <w:pPr>
            <w:pStyle w:val="PDHeader"/>
          </w:pPr>
        </w:p>
      </w:tc>
      <w:tc>
        <w:tcPr>
          <w:tcW w:w="3732" w:type="dxa"/>
        </w:tcPr>
        <w:p w14:paraId="4721364D" w14:textId="77777777" w:rsidR="00BF7EEB" w:rsidRDefault="00000000">
          <w:pPr>
            <w:jc w:val="center"/>
          </w:pPr>
          <w:r>
            <w:rPr>
              <w:noProof/>
            </w:rPr>
            <w:drawing>
              <wp:inline distT="0" distB="0" distL="0" distR="0" wp14:anchorId="2C7CFF0A" wp14:editId="5250E35F">
                <wp:extent cx="1638300" cy="600075"/>
                <wp:effectExtent l="0" t="0" r="0" b="0"/>
                <wp:docPr id="1670669043" name="Picture 167066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E4B3" w14:textId="77777777" w:rsidR="00BF7EEB" w:rsidRDefault="00BF7EEB">
    <w:pPr>
      <w:pStyle w:val="PDHeader"/>
    </w:pPr>
  </w:p>
  <w:p w14:paraId="503559C1"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79A4AF79" w14:textId="77777777">
      <w:trPr>
        <w:jc w:val="center"/>
      </w:trPr>
      <w:tc>
        <w:tcPr>
          <w:tcW w:w="2741" w:type="dxa"/>
        </w:tcPr>
        <w:p w14:paraId="29C119D4" w14:textId="77777777" w:rsidR="00BF7EEB" w:rsidRDefault="00000000">
          <w:pPr>
            <w:jc w:val="center"/>
          </w:pPr>
          <w:r>
            <w:rPr>
              <w:noProof/>
            </w:rPr>
            <w:drawing>
              <wp:inline distT="0" distB="0" distL="0" distR="0" wp14:anchorId="042F8AF5" wp14:editId="2EF28B82">
                <wp:extent cx="1066800" cy="1066800"/>
                <wp:effectExtent l="0" t="0" r="0" b="0"/>
                <wp:docPr id="1588411093" name="Picture 158841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08B640" w14:textId="77777777" w:rsidR="00BF7EEB" w:rsidRDefault="00BF7EEB">
          <w:pPr>
            <w:pStyle w:val="PDHeader"/>
          </w:pPr>
        </w:p>
      </w:tc>
      <w:tc>
        <w:tcPr>
          <w:tcW w:w="3732" w:type="dxa"/>
        </w:tcPr>
        <w:p w14:paraId="1944A618" w14:textId="77777777" w:rsidR="00BF7EEB" w:rsidRDefault="00000000">
          <w:pPr>
            <w:jc w:val="center"/>
          </w:pPr>
          <w:r>
            <w:rPr>
              <w:noProof/>
            </w:rPr>
            <w:drawing>
              <wp:inline distT="0" distB="0" distL="0" distR="0" wp14:anchorId="29DEBE0A" wp14:editId="612D47DE">
                <wp:extent cx="1638300" cy="600075"/>
                <wp:effectExtent l="0" t="0" r="0" b="0"/>
                <wp:docPr id="474611645" name="Picture 47461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9D7C" w14:textId="77777777" w:rsidR="00BF7EEB" w:rsidRDefault="00BF7EEB">
    <w:pPr>
      <w:pStyle w:val="PDHeader"/>
    </w:pPr>
  </w:p>
  <w:p w14:paraId="77445CC2"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1E5F898" w14:textId="77777777">
      <w:trPr>
        <w:jc w:val="center"/>
      </w:trPr>
      <w:tc>
        <w:tcPr>
          <w:tcW w:w="2741" w:type="dxa"/>
        </w:tcPr>
        <w:p w14:paraId="14A77FF5" w14:textId="77777777" w:rsidR="00BF7EEB" w:rsidRDefault="00000000">
          <w:pPr>
            <w:jc w:val="center"/>
          </w:pPr>
          <w:r>
            <w:rPr>
              <w:noProof/>
            </w:rPr>
            <w:drawing>
              <wp:inline distT="0" distB="0" distL="0" distR="0" wp14:anchorId="212AFF5E" wp14:editId="09938C53">
                <wp:extent cx="1066800" cy="1066800"/>
                <wp:effectExtent l="0" t="0" r="0" b="0"/>
                <wp:docPr id="367358358" name="Picture 3673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E488AE" w14:textId="77777777" w:rsidR="00BF7EEB" w:rsidRDefault="00BF7EEB">
          <w:pPr>
            <w:pStyle w:val="PDHeader"/>
          </w:pPr>
        </w:p>
      </w:tc>
      <w:tc>
        <w:tcPr>
          <w:tcW w:w="3732" w:type="dxa"/>
        </w:tcPr>
        <w:p w14:paraId="725C81A1" w14:textId="77777777" w:rsidR="00BF7EEB" w:rsidRDefault="00000000">
          <w:pPr>
            <w:jc w:val="center"/>
          </w:pPr>
          <w:r>
            <w:rPr>
              <w:noProof/>
            </w:rPr>
            <w:drawing>
              <wp:inline distT="0" distB="0" distL="0" distR="0" wp14:anchorId="7C7AF117" wp14:editId="137FEE41">
                <wp:extent cx="1638300" cy="600075"/>
                <wp:effectExtent l="0" t="0" r="0" b="0"/>
                <wp:docPr id="1810897133" name="Picture 181089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BD84" w14:textId="77777777" w:rsidR="00BF7EEB" w:rsidRDefault="00BF7EEB">
    <w:pPr>
      <w:pStyle w:val="PDHeader"/>
    </w:pPr>
  </w:p>
  <w:p w14:paraId="084922EF"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1E55AFE" w14:textId="77777777">
      <w:trPr>
        <w:jc w:val="center"/>
      </w:trPr>
      <w:tc>
        <w:tcPr>
          <w:tcW w:w="2741" w:type="dxa"/>
        </w:tcPr>
        <w:p w14:paraId="78CDE437" w14:textId="77777777" w:rsidR="00BF7EEB" w:rsidRDefault="00000000">
          <w:pPr>
            <w:jc w:val="center"/>
          </w:pPr>
          <w:r>
            <w:rPr>
              <w:noProof/>
            </w:rPr>
            <w:drawing>
              <wp:inline distT="0" distB="0" distL="0" distR="0" wp14:anchorId="2DE3E07F" wp14:editId="1A283A69">
                <wp:extent cx="1066800" cy="1066800"/>
                <wp:effectExtent l="0" t="0" r="0" b="0"/>
                <wp:docPr id="1906989267" name="Picture 190698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B9176E" w14:textId="77777777" w:rsidR="00BF7EEB" w:rsidRDefault="00BF7EEB">
          <w:pPr>
            <w:pStyle w:val="PDHeader"/>
          </w:pPr>
        </w:p>
      </w:tc>
      <w:tc>
        <w:tcPr>
          <w:tcW w:w="3732" w:type="dxa"/>
        </w:tcPr>
        <w:p w14:paraId="10C49DC5" w14:textId="77777777" w:rsidR="00BF7EEB" w:rsidRDefault="00000000">
          <w:pPr>
            <w:jc w:val="center"/>
          </w:pPr>
          <w:r>
            <w:rPr>
              <w:noProof/>
            </w:rPr>
            <w:drawing>
              <wp:inline distT="0" distB="0" distL="0" distR="0" wp14:anchorId="1455928F" wp14:editId="31E42535">
                <wp:extent cx="1638300" cy="600075"/>
                <wp:effectExtent l="0" t="0" r="0" b="0"/>
                <wp:docPr id="938069754" name="Picture 93806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3ECB4" w14:textId="77777777" w:rsidR="00BF7EEB" w:rsidRDefault="00BF7EEB">
    <w:pPr>
      <w:pStyle w:val="PDHeader"/>
    </w:pPr>
  </w:p>
  <w:p w14:paraId="6A9C8004"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731B32F5" w14:textId="77777777">
      <w:trPr>
        <w:jc w:val="center"/>
      </w:trPr>
      <w:tc>
        <w:tcPr>
          <w:tcW w:w="2741" w:type="dxa"/>
        </w:tcPr>
        <w:p w14:paraId="10E8165D" w14:textId="77777777" w:rsidR="00BF7EEB" w:rsidRDefault="00000000">
          <w:pPr>
            <w:jc w:val="center"/>
          </w:pPr>
          <w:r>
            <w:rPr>
              <w:noProof/>
            </w:rPr>
            <w:drawing>
              <wp:inline distT="0" distB="0" distL="0" distR="0" wp14:anchorId="18743102" wp14:editId="3C88C988">
                <wp:extent cx="1066800" cy="1066800"/>
                <wp:effectExtent l="0" t="0" r="0" b="0"/>
                <wp:docPr id="1761783871" name="Picture 176178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AE9965" w14:textId="77777777" w:rsidR="00BF7EEB" w:rsidRDefault="00BF7EEB">
          <w:pPr>
            <w:pStyle w:val="PDHeader"/>
          </w:pPr>
        </w:p>
      </w:tc>
      <w:tc>
        <w:tcPr>
          <w:tcW w:w="3732" w:type="dxa"/>
        </w:tcPr>
        <w:p w14:paraId="6F3F8697" w14:textId="77777777" w:rsidR="00BF7EEB" w:rsidRDefault="00000000">
          <w:pPr>
            <w:jc w:val="center"/>
          </w:pPr>
          <w:r>
            <w:rPr>
              <w:noProof/>
            </w:rPr>
            <w:drawing>
              <wp:inline distT="0" distB="0" distL="0" distR="0" wp14:anchorId="66A83BE6" wp14:editId="5F0ECA0F">
                <wp:extent cx="1638300" cy="600075"/>
                <wp:effectExtent l="0" t="0" r="0" b="0"/>
                <wp:docPr id="588558413" name="Picture 58855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145368"/>
    <w:multiLevelType w:val="hybridMultilevel"/>
    <w:tmpl w:val="ED4C16B8"/>
    <w:lvl w:ilvl="0" w:tplc="F5D0F006">
      <w:start w:val="1"/>
      <w:numFmt w:val="bullet"/>
      <w:lvlText w:val="●"/>
      <w:lvlJc w:val="left"/>
      <w:pPr>
        <w:ind w:left="720" w:hanging="360"/>
      </w:pPr>
      <w:rPr>
        <w:rFonts w:ascii="Arial" w:hAnsi="Arial" w:hint="default"/>
      </w:rPr>
    </w:lvl>
    <w:lvl w:ilvl="1" w:tplc="BA84D12A">
      <w:numFmt w:val="decimal"/>
      <w:lvlText w:val=""/>
      <w:lvlJc w:val="left"/>
    </w:lvl>
    <w:lvl w:ilvl="2" w:tplc="D6448ADE">
      <w:numFmt w:val="decimal"/>
      <w:lvlText w:val=""/>
      <w:lvlJc w:val="left"/>
    </w:lvl>
    <w:lvl w:ilvl="3" w:tplc="D2C43ED4">
      <w:numFmt w:val="decimal"/>
      <w:lvlText w:val=""/>
      <w:lvlJc w:val="left"/>
    </w:lvl>
    <w:lvl w:ilvl="4" w:tplc="B576F7B6">
      <w:numFmt w:val="decimal"/>
      <w:lvlText w:val=""/>
      <w:lvlJc w:val="left"/>
    </w:lvl>
    <w:lvl w:ilvl="5" w:tplc="8C04E46A">
      <w:numFmt w:val="decimal"/>
      <w:lvlText w:val=""/>
      <w:lvlJc w:val="left"/>
    </w:lvl>
    <w:lvl w:ilvl="6" w:tplc="69B827D4">
      <w:numFmt w:val="decimal"/>
      <w:lvlText w:val=""/>
      <w:lvlJc w:val="left"/>
    </w:lvl>
    <w:lvl w:ilvl="7" w:tplc="53E4E2BE">
      <w:numFmt w:val="decimal"/>
      <w:lvlText w:val=""/>
      <w:lvlJc w:val="left"/>
    </w:lvl>
    <w:lvl w:ilvl="8" w:tplc="1C9E5D5E">
      <w:numFmt w:val="decimal"/>
      <w:lvlText w:val=""/>
      <w:lvlJc w:val="left"/>
    </w:lvl>
  </w:abstractNum>
  <w:abstractNum w:abstractNumId="2" w15:restartNumberingAfterBreak="0">
    <w:nsid w:val="2D6B21E0"/>
    <w:multiLevelType w:val="hybridMultilevel"/>
    <w:tmpl w:val="7FE05882"/>
    <w:lvl w:ilvl="0" w:tplc="D77AF226">
      <w:start w:val="1"/>
      <w:numFmt w:val="bullet"/>
      <w:lvlText w:val="●"/>
      <w:lvlJc w:val="left"/>
      <w:pPr>
        <w:ind w:left="720" w:hanging="360"/>
      </w:pPr>
      <w:rPr>
        <w:rFonts w:ascii="Arial" w:hAnsi="Arial" w:hint="default"/>
      </w:rPr>
    </w:lvl>
    <w:lvl w:ilvl="1" w:tplc="34AE549E">
      <w:numFmt w:val="decimal"/>
      <w:lvlText w:val=""/>
      <w:lvlJc w:val="left"/>
    </w:lvl>
    <w:lvl w:ilvl="2" w:tplc="9EBE6C66">
      <w:numFmt w:val="decimal"/>
      <w:lvlText w:val=""/>
      <w:lvlJc w:val="left"/>
    </w:lvl>
    <w:lvl w:ilvl="3" w:tplc="08C4B8A0">
      <w:numFmt w:val="decimal"/>
      <w:lvlText w:val=""/>
      <w:lvlJc w:val="left"/>
    </w:lvl>
    <w:lvl w:ilvl="4" w:tplc="4AA862BE">
      <w:numFmt w:val="decimal"/>
      <w:lvlText w:val=""/>
      <w:lvlJc w:val="left"/>
    </w:lvl>
    <w:lvl w:ilvl="5" w:tplc="A3EAF4E0">
      <w:numFmt w:val="decimal"/>
      <w:lvlText w:val=""/>
      <w:lvlJc w:val="left"/>
    </w:lvl>
    <w:lvl w:ilvl="6" w:tplc="CD409966">
      <w:numFmt w:val="decimal"/>
      <w:lvlText w:val=""/>
      <w:lvlJc w:val="left"/>
    </w:lvl>
    <w:lvl w:ilvl="7" w:tplc="50A086FA">
      <w:numFmt w:val="decimal"/>
      <w:lvlText w:val=""/>
      <w:lvlJc w:val="left"/>
    </w:lvl>
    <w:lvl w:ilvl="8" w:tplc="C994C986">
      <w:numFmt w:val="decimal"/>
      <w:lvlText w:val=""/>
      <w:lvlJc w:val="left"/>
    </w:lvl>
  </w:abstractNum>
  <w:abstractNum w:abstractNumId="3" w15:restartNumberingAfterBreak="0">
    <w:nsid w:val="5E220D7D"/>
    <w:multiLevelType w:val="hybridMultilevel"/>
    <w:tmpl w:val="6720D1C2"/>
    <w:lvl w:ilvl="0" w:tplc="8762267E">
      <w:start w:val="1"/>
      <w:numFmt w:val="bullet"/>
      <w:lvlText w:val="●"/>
      <w:lvlJc w:val="left"/>
      <w:pPr>
        <w:ind w:left="720" w:hanging="360"/>
      </w:pPr>
      <w:rPr>
        <w:rFonts w:ascii="Arial" w:hAnsi="Arial" w:hint="default"/>
      </w:rPr>
    </w:lvl>
    <w:lvl w:ilvl="1" w:tplc="1646C842">
      <w:numFmt w:val="decimal"/>
      <w:lvlText w:val=""/>
      <w:lvlJc w:val="left"/>
    </w:lvl>
    <w:lvl w:ilvl="2" w:tplc="3036CE34">
      <w:numFmt w:val="decimal"/>
      <w:lvlText w:val=""/>
      <w:lvlJc w:val="left"/>
    </w:lvl>
    <w:lvl w:ilvl="3" w:tplc="4AE821D2">
      <w:numFmt w:val="decimal"/>
      <w:lvlText w:val=""/>
      <w:lvlJc w:val="left"/>
    </w:lvl>
    <w:lvl w:ilvl="4" w:tplc="EB50E10E">
      <w:numFmt w:val="decimal"/>
      <w:lvlText w:val=""/>
      <w:lvlJc w:val="left"/>
    </w:lvl>
    <w:lvl w:ilvl="5" w:tplc="9B98C22E">
      <w:numFmt w:val="decimal"/>
      <w:lvlText w:val=""/>
      <w:lvlJc w:val="left"/>
    </w:lvl>
    <w:lvl w:ilvl="6" w:tplc="FBBE38CE">
      <w:numFmt w:val="decimal"/>
      <w:lvlText w:val=""/>
      <w:lvlJc w:val="left"/>
    </w:lvl>
    <w:lvl w:ilvl="7" w:tplc="90325FBC">
      <w:numFmt w:val="decimal"/>
      <w:lvlText w:val=""/>
      <w:lvlJc w:val="left"/>
    </w:lvl>
    <w:lvl w:ilvl="8" w:tplc="165E7EA6">
      <w:numFmt w:val="decimal"/>
      <w:lvlText w:val=""/>
      <w:lvlJc w:val="left"/>
    </w:lvl>
  </w:abstractNum>
  <w:abstractNum w:abstractNumId="4" w15:restartNumberingAfterBreak="0">
    <w:nsid w:val="604D3AF1"/>
    <w:multiLevelType w:val="hybridMultilevel"/>
    <w:tmpl w:val="D0920FC6"/>
    <w:lvl w:ilvl="0" w:tplc="A53ED598">
      <w:start w:val="1"/>
      <w:numFmt w:val="bullet"/>
      <w:lvlText w:val="●"/>
      <w:lvlJc w:val="left"/>
      <w:pPr>
        <w:ind w:left="720" w:hanging="360"/>
      </w:pPr>
      <w:rPr>
        <w:rFonts w:ascii="Arial" w:hAnsi="Arial" w:hint="default"/>
      </w:rPr>
    </w:lvl>
    <w:lvl w:ilvl="1" w:tplc="A6D02DF0">
      <w:numFmt w:val="decimal"/>
      <w:lvlText w:val=""/>
      <w:lvlJc w:val="left"/>
    </w:lvl>
    <w:lvl w:ilvl="2" w:tplc="A400FE6E">
      <w:numFmt w:val="decimal"/>
      <w:lvlText w:val=""/>
      <w:lvlJc w:val="left"/>
    </w:lvl>
    <w:lvl w:ilvl="3" w:tplc="4C7CA074">
      <w:numFmt w:val="decimal"/>
      <w:lvlText w:val=""/>
      <w:lvlJc w:val="left"/>
    </w:lvl>
    <w:lvl w:ilvl="4" w:tplc="3278B6CC">
      <w:numFmt w:val="decimal"/>
      <w:lvlText w:val=""/>
      <w:lvlJc w:val="left"/>
    </w:lvl>
    <w:lvl w:ilvl="5" w:tplc="58A6317A">
      <w:numFmt w:val="decimal"/>
      <w:lvlText w:val=""/>
      <w:lvlJc w:val="left"/>
    </w:lvl>
    <w:lvl w:ilvl="6" w:tplc="63EE2988">
      <w:numFmt w:val="decimal"/>
      <w:lvlText w:val=""/>
      <w:lvlJc w:val="left"/>
    </w:lvl>
    <w:lvl w:ilvl="7" w:tplc="C51EBFB6">
      <w:numFmt w:val="decimal"/>
      <w:lvlText w:val=""/>
      <w:lvlJc w:val="left"/>
    </w:lvl>
    <w:lvl w:ilvl="8" w:tplc="2062A1C4">
      <w:numFmt w:val="decimal"/>
      <w:lvlText w:val=""/>
      <w:lvlJc w:val="left"/>
    </w:lvl>
  </w:abstractNum>
  <w:abstractNum w:abstractNumId="5" w15:restartNumberingAfterBreak="0">
    <w:nsid w:val="7CBE6257"/>
    <w:multiLevelType w:val="hybridMultilevel"/>
    <w:tmpl w:val="034CC8D6"/>
    <w:lvl w:ilvl="0" w:tplc="4FC4A4DA">
      <w:start w:val="1"/>
      <w:numFmt w:val="bullet"/>
      <w:lvlText w:val="●"/>
      <w:lvlJc w:val="left"/>
      <w:pPr>
        <w:ind w:left="720" w:hanging="360"/>
      </w:pPr>
      <w:rPr>
        <w:rFonts w:ascii="Arial" w:hAnsi="Arial" w:hint="default"/>
      </w:rPr>
    </w:lvl>
    <w:lvl w:ilvl="1" w:tplc="EC9A55B6">
      <w:numFmt w:val="decimal"/>
      <w:lvlText w:val=""/>
      <w:lvlJc w:val="left"/>
    </w:lvl>
    <w:lvl w:ilvl="2" w:tplc="AB902CA8">
      <w:numFmt w:val="decimal"/>
      <w:lvlText w:val=""/>
      <w:lvlJc w:val="left"/>
    </w:lvl>
    <w:lvl w:ilvl="3" w:tplc="779E4856">
      <w:numFmt w:val="decimal"/>
      <w:lvlText w:val=""/>
      <w:lvlJc w:val="left"/>
    </w:lvl>
    <w:lvl w:ilvl="4" w:tplc="73642BD6">
      <w:numFmt w:val="decimal"/>
      <w:lvlText w:val=""/>
      <w:lvlJc w:val="left"/>
    </w:lvl>
    <w:lvl w:ilvl="5" w:tplc="209A28B4">
      <w:numFmt w:val="decimal"/>
      <w:lvlText w:val=""/>
      <w:lvlJc w:val="left"/>
    </w:lvl>
    <w:lvl w:ilvl="6" w:tplc="EAE27DB6">
      <w:numFmt w:val="decimal"/>
      <w:lvlText w:val=""/>
      <w:lvlJc w:val="left"/>
    </w:lvl>
    <w:lvl w:ilvl="7" w:tplc="404AD7FE">
      <w:numFmt w:val="decimal"/>
      <w:lvlText w:val=""/>
      <w:lvlJc w:val="left"/>
    </w:lvl>
    <w:lvl w:ilvl="8" w:tplc="ADF064F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8409303">
    <w:abstractNumId w:val="6"/>
  </w:num>
  <w:num w:numId="2" w16cid:durableId="1427531128">
    <w:abstractNumId w:val="0"/>
  </w:num>
  <w:num w:numId="3" w16cid:durableId="471408100">
    <w:abstractNumId w:val="4"/>
  </w:num>
  <w:num w:numId="4" w16cid:durableId="952979769">
    <w:abstractNumId w:val="2"/>
  </w:num>
  <w:num w:numId="5" w16cid:durableId="1817843803">
    <w:abstractNumId w:val="1"/>
  </w:num>
  <w:num w:numId="6" w16cid:durableId="180709709">
    <w:abstractNumId w:val="5"/>
  </w:num>
  <w:num w:numId="7" w16cid:durableId="93960813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EB"/>
    <w:rsid w:val="000A59F6"/>
    <w:rsid w:val="000F7558"/>
    <w:rsid w:val="001B6C7C"/>
    <w:rsid w:val="002570A9"/>
    <w:rsid w:val="00353B1C"/>
    <w:rsid w:val="00367418"/>
    <w:rsid w:val="003861C0"/>
    <w:rsid w:val="00457EDF"/>
    <w:rsid w:val="004F3FA4"/>
    <w:rsid w:val="007D5D6F"/>
    <w:rsid w:val="00951D22"/>
    <w:rsid w:val="0097396D"/>
    <w:rsid w:val="00990BC1"/>
    <w:rsid w:val="00A82264"/>
    <w:rsid w:val="00B76F04"/>
    <w:rsid w:val="00BC28B8"/>
    <w:rsid w:val="00BF7EEB"/>
    <w:rsid w:val="00C10A35"/>
    <w:rsid w:val="00C22E50"/>
    <w:rsid w:val="00C872C4"/>
    <w:rsid w:val="00D34B66"/>
    <w:rsid w:val="00E25DEB"/>
    <w:rsid w:val="00F01856"/>
    <w:rsid w:val="00F32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A8911"/>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2440161649807">
    <w:name w:val="PDPricingTableMainWithHeader_10244016164980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2440164723997">
    <w:name w:val="CustomGrid_1024401647239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5050342">
    <w:name w:val="CustomGrid_102440165050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5741313">
    <w:name w:val="CustomGrid_1024401657413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6087369">
    <w:name w:val="CustomGrid_1024401660873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6738718">
    <w:name w:val="CustomGrid_1024401667387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7088054">
    <w:name w:val="CustomGrid_1024401670880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7722903">
    <w:name w:val="CustomGrid_1024401677229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8086550">
    <w:name w:val="CustomGrid_1024401680865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8794272">
    <w:name w:val="CustomGrid_1024401687942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9523945">
    <w:name w:val="CustomGrid_1024401695239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70350103">
    <w:name w:val="CustomGrid_1024401703501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unhideWhenUsed/>
    <w:rsid w:val="00457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3141">
      <w:marLeft w:val="0"/>
      <w:marRight w:val="0"/>
      <w:marTop w:val="0"/>
      <w:marBottom w:val="0"/>
      <w:divBdr>
        <w:top w:val="none" w:sz="0" w:space="0" w:color="auto"/>
        <w:left w:val="none" w:sz="0" w:space="0" w:color="auto"/>
        <w:bottom w:val="none" w:sz="0" w:space="0" w:color="auto"/>
        <w:right w:val="none" w:sz="0" w:space="0" w:color="auto"/>
      </w:divBdr>
    </w:div>
    <w:div w:id="75055009">
      <w:marLeft w:val="0"/>
      <w:marRight w:val="0"/>
      <w:marTop w:val="0"/>
      <w:marBottom w:val="0"/>
      <w:divBdr>
        <w:top w:val="none" w:sz="0" w:space="0" w:color="auto"/>
        <w:left w:val="none" w:sz="0" w:space="0" w:color="auto"/>
        <w:bottom w:val="none" w:sz="0" w:space="0" w:color="auto"/>
        <w:right w:val="none" w:sz="0" w:space="0" w:color="auto"/>
      </w:divBdr>
    </w:div>
    <w:div w:id="96482870">
      <w:marLeft w:val="0"/>
      <w:marRight w:val="0"/>
      <w:marTop w:val="0"/>
      <w:marBottom w:val="0"/>
      <w:divBdr>
        <w:top w:val="none" w:sz="0" w:space="0" w:color="auto"/>
        <w:left w:val="none" w:sz="0" w:space="0" w:color="auto"/>
        <w:bottom w:val="none" w:sz="0" w:space="0" w:color="auto"/>
        <w:right w:val="none" w:sz="0" w:space="0" w:color="auto"/>
      </w:divBdr>
    </w:div>
    <w:div w:id="130876777">
      <w:marLeft w:val="0"/>
      <w:marRight w:val="0"/>
      <w:marTop w:val="0"/>
      <w:marBottom w:val="0"/>
      <w:divBdr>
        <w:top w:val="none" w:sz="0" w:space="0" w:color="auto"/>
        <w:left w:val="none" w:sz="0" w:space="0" w:color="auto"/>
        <w:bottom w:val="none" w:sz="0" w:space="0" w:color="auto"/>
        <w:right w:val="none" w:sz="0" w:space="0" w:color="auto"/>
      </w:divBdr>
    </w:div>
    <w:div w:id="188760331">
      <w:marLeft w:val="0"/>
      <w:marRight w:val="0"/>
      <w:marTop w:val="0"/>
      <w:marBottom w:val="0"/>
      <w:divBdr>
        <w:top w:val="none" w:sz="0" w:space="0" w:color="auto"/>
        <w:left w:val="none" w:sz="0" w:space="0" w:color="auto"/>
        <w:bottom w:val="none" w:sz="0" w:space="0" w:color="auto"/>
        <w:right w:val="none" w:sz="0" w:space="0" w:color="auto"/>
      </w:divBdr>
    </w:div>
    <w:div w:id="255939252">
      <w:marLeft w:val="0"/>
      <w:marRight w:val="0"/>
      <w:marTop w:val="0"/>
      <w:marBottom w:val="0"/>
      <w:divBdr>
        <w:top w:val="none" w:sz="0" w:space="0" w:color="auto"/>
        <w:left w:val="none" w:sz="0" w:space="0" w:color="auto"/>
        <w:bottom w:val="none" w:sz="0" w:space="0" w:color="auto"/>
        <w:right w:val="none" w:sz="0" w:space="0" w:color="auto"/>
      </w:divBdr>
    </w:div>
    <w:div w:id="322512447">
      <w:marLeft w:val="0"/>
      <w:marRight w:val="0"/>
      <w:marTop w:val="0"/>
      <w:marBottom w:val="0"/>
      <w:divBdr>
        <w:top w:val="none" w:sz="0" w:space="0" w:color="auto"/>
        <w:left w:val="none" w:sz="0" w:space="0" w:color="auto"/>
        <w:bottom w:val="none" w:sz="0" w:space="0" w:color="auto"/>
        <w:right w:val="none" w:sz="0" w:space="0" w:color="auto"/>
      </w:divBdr>
    </w:div>
    <w:div w:id="402527187">
      <w:marLeft w:val="0"/>
      <w:marRight w:val="0"/>
      <w:marTop w:val="0"/>
      <w:marBottom w:val="0"/>
      <w:divBdr>
        <w:top w:val="none" w:sz="0" w:space="0" w:color="auto"/>
        <w:left w:val="none" w:sz="0" w:space="0" w:color="auto"/>
        <w:bottom w:val="none" w:sz="0" w:space="0" w:color="auto"/>
        <w:right w:val="none" w:sz="0" w:space="0" w:color="auto"/>
      </w:divBdr>
    </w:div>
    <w:div w:id="449322259">
      <w:marLeft w:val="0"/>
      <w:marRight w:val="0"/>
      <w:marTop w:val="0"/>
      <w:marBottom w:val="0"/>
      <w:divBdr>
        <w:top w:val="none" w:sz="0" w:space="0" w:color="auto"/>
        <w:left w:val="none" w:sz="0" w:space="0" w:color="auto"/>
        <w:bottom w:val="none" w:sz="0" w:space="0" w:color="auto"/>
        <w:right w:val="none" w:sz="0" w:space="0" w:color="auto"/>
      </w:divBdr>
    </w:div>
    <w:div w:id="507600777">
      <w:marLeft w:val="0"/>
      <w:marRight w:val="0"/>
      <w:marTop w:val="0"/>
      <w:marBottom w:val="0"/>
      <w:divBdr>
        <w:top w:val="none" w:sz="0" w:space="0" w:color="auto"/>
        <w:left w:val="none" w:sz="0" w:space="0" w:color="auto"/>
        <w:bottom w:val="none" w:sz="0" w:space="0" w:color="auto"/>
        <w:right w:val="none" w:sz="0" w:space="0" w:color="auto"/>
      </w:divBdr>
    </w:div>
    <w:div w:id="572130173">
      <w:marLeft w:val="0"/>
      <w:marRight w:val="0"/>
      <w:marTop w:val="0"/>
      <w:marBottom w:val="0"/>
      <w:divBdr>
        <w:top w:val="none" w:sz="0" w:space="0" w:color="auto"/>
        <w:left w:val="none" w:sz="0" w:space="0" w:color="auto"/>
        <w:bottom w:val="none" w:sz="0" w:space="0" w:color="auto"/>
        <w:right w:val="none" w:sz="0" w:space="0" w:color="auto"/>
      </w:divBdr>
    </w:div>
    <w:div w:id="581640383">
      <w:marLeft w:val="0"/>
      <w:marRight w:val="0"/>
      <w:marTop w:val="0"/>
      <w:marBottom w:val="0"/>
      <w:divBdr>
        <w:top w:val="none" w:sz="0" w:space="0" w:color="auto"/>
        <w:left w:val="none" w:sz="0" w:space="0" w:color="auto"/>
        <w:bottom w:val="none" w:sz="0" w:space="0" w:color="auto"/>
        <w:right w:val="none" w:sz="0" w:space="0" w:color="auto"/>
      </w:divBdr>
    </w:div>
    <w:div w:id="680816223">
      <w:marLeft w:val="0"/>
      <w:marRight w:val="0"/>
      <w:marTop w:val="0"/>
      <w:marBottom w:val="0"/>
      <w:divBdr>
        <w:top w:val="none" w:sz="0" w:space="0" w:color="auto"/>
        <w:left w:val="none" w:sz="0" w:space="0" w:color="auto"/>
        <w:bottom w:val="none" w:sz="0" w:space="0" w:color="auto"/>
        <w:right w:val="none" w:sz="0" w:space="0" w:color="auto"/>
      </w:divBdr>
    </w:div>
    <w:div w:id="684014578">
      <w:marLeft w:val="0"/>
      <w:marRight w:val="0"/>
      <w:marTop w:val="0"/>
      <w:marBottom w:val="0"/>
      <w:divBdr>
        <w:top w:val="none" w:sz="0" w:space="0" w:color="auto"/>
        <w:left w:val="none" w:sz="0" w:space="0" w:color="auto"/>
        <w:bottom w:val="none" w:sz="0" w:space="0" w:color="auto"/>
        <w:right w:val="none" w:sz="0" w:space="0" w:color="auto"/>
      </w:divBdr>
    </w:div>
    <w:div w:id="697895777">
      <w:marLeft w:val="0"/>
      <w:marRight w:val="0"/>
      <w:marTop w:val="0"/>
      <w:marBottom w:val="0"/>
      <w:divBdr>
        <w:top w:val="none" w:sz="0" w:space="0" w:color="auto"/>
        <w:left w:val="none" w:sz="0" w:space="0" w:color="auto"/>
        <w:bottom w:val="none" w:sz="0" w:space="0" w:color="auto"/>
        <w:right w:val="none" w:sz="0" w:space="0" w:color="auto"/>
      </w:divBdr>
    </w:div>
    <w:div w:id="701714570">
      <w:marLeft w:val="0"/>
      <w:marRight w:val="0"/>
      <w:marTop w:val="0"/>
      <w:marBottom w:val="0"/>
      <w:divBdr>
        <w:top w:val="none" w:sz="0" w:space="0" w:color="auto"/>
        <w:left w:val="none" w:sz="0" w:space="0" w:color="auto"/>
        <w:bottom w:val="none" w:sz="0" w:space="0" w:color="auto"/>
        <w:right w:val="none" w:sz="0" w:space="0" w:color="auto"/>
      </w:divBdr>
    </w:div>
    <w:div w:id="751049859">
      <w:marLeft w:val="0"/>
      <w:marRight w:val="0"/>
      <w:marTop w:val="0"/>
      <w:marBottom w:val="0"/>
      <w:divBdr>
        <w:top w:val="none" w:sz="0" w:space="0" w:color="auto"/>
        <w:left w:val="none" w:sz="0" w:space="0" w:color="auto"/>
        <w:bottom w:val="none" w:sz="0" w:space="0" w:color="auto"/>
        <w:right w:val="none" w:sz="0" w:space="0" w:color="auto"/>
      </w:divBdr>
    </w:div>
    <w:div w:id="825558501">
      <w:marLeft w:val="0"/>
      <w:marRight w:val="0"/>
      <w:marTop w:val="0"/>
      <w:marBottom w:val="0"/>
      <w:divBdr>
        <w:top w:val="none" w:sz="0" w:space="0" w:color="auto"/>
        <w:left w:val="none" w:sz="0" w:space="0" w:color="auto"/>
        <w:bottom w:val="none" w:sz="0" w:space="0" w:color="auto"/>
        <w:right w:val="none" w:sz="0" w:space="0" w:color="auto"/>
      </w:divBdr>
    </w:div>
    <w:div w:id="835609074">
      <w:marLeft w:val="0"/>
      <w:marRight w:val="0"/>
      <w:marTop w:val="0"/>
      <w:marBottom w:val="0"/>
      <w:divBdr>
        <w:top w:val="none" w:sz="0" w:space="0" w:color="auto"/>
        <w:left w:val="none" w:sz="0" w:space="0" w:color="auto"/>
        <w:bottom w:val="none" w:sz="0" w:space="0" w:color="auto"/>
        <w:right w:val="none" w:sz="0" w:space="0" w:color="auto"/>
      </w:divBdr>
    </w:div>
    <w:div w:id="933704012">
      <w:marLeft w:val="0"/>
      <w:marRight w:val="0"/>
      <w:marTop w:val="0"/>
      <w:marBottom w:val="0"/>
      <w:divBdr>
        <w:top w:val="none" w:sz="0" w:space="0" w:color="auto"/>
        <w:left w:val="none" w:sz="0" w:space="0" w:color="auto"/>
        <w:bottom w:val="none" w:sz="0" w:space="0" w:color="auto"/>
        <w:right w:val="none" w:sz="0" w:space="0" w:color="auto"/>
      </w:divBdr>
    </w:div>
    <w:div w:id="951590738">
      <w:marLeft w:val="0"/>
      <w:marRight w:val="0"/>
      <w:marTop w:val="0"/>
      <w:marBottom w:val="0"/>
      <w:divBdr>
        <w:top w:val="none" w:sz="0" w:space="0" w:color="auto"/>
        <w:left w:val="none" w:sz="0" w:space="0" w:color="auto"/>
        <w:bottom w:val="none" w:sz="0" w:space="0" w:color="auto"/>
        <w:right w:val="none" w:sz="0" w:space="0" w:color="auto"/>
      </w:divBdr>
    </w:div>
    <w:div w:id="1114641918">
      <w:marLeft w:val="0"/>
      <w:marRight w:val="0"/>
      <w:marTop w:val="0"/>
      <w:marBottom w:val="0"/>
      <w:divBdr>
        <w:top w:val="none" w:sz="0" w:space="0" w:color="auto"/>
        <w:left w:val="none" w:sz="0" w:space="0" w:color="auto"/>
        <w:bottom w:val="none" w:sz="0" w:space="0" w:color="auto"/>
        <w:right w:val="none" w:sz="0" w:space="0" w:color="auto"/>
      </w:divBdr>
    </w:div>
    <w:div w:id="1181621464">
      <w:marLeft w:val="0"/>
      <w:marRight w:val="0"/>
      <w:marTop w:val="0"/>
      <w:marBottom w:val="0"/>
      <w:divBdr>
        <w:top w:val="none" w:sz="0" w:space="0" w:color="auto"/>
        <w:left w:val="none" w:sz="0" w:space="0" w:color="auto"/>
        <w:bottom w:val="none" w:sz="0" w:space="0" w:color="auto"/>
        <w:right w:val="none" w:sz="0" w:space="0" w:color="auto"/>
      </w:divBdr>
    </w:div>
    <w:div w:id="1225530255">
      <w:marLeft w:val="0"/>
      <w:marRight w:val="0"/>
      <w:marTop w:val="0"/>
      <w:marBottom w:val="0"/>
      <w:divBdr>
        <w:top w:val="none" w:sz="0" w:space="0" w:color="auto"/>
        <w:left w:val="none" w:sz="0" w:space="0" w:color="auto"/>
        <w:bottom w:val="none" w:sz="0" w:space="0" w:color="auto"/>
        <w:right w:val="none" w:sz="0" w:space="0" w:color="auto"/>
      </w:divBdr>
    </w:div>
    <w:div w:id="1298293669">
      <w:marLeft w:val="0"/>
      <w:marRight w:val="0"/>
      <w:marTop w:val="0"/>
      <w:marBottom w:val="0"/>
      <w:divBdr>
        <w:top w:val="none" w:sz="0" w:space="0" w:color="auto"/>
        <w:left w:val="none" w:sz="0" w:space="0" w:color="auto"/>
        <w:bottom w:val="none" w:sz="0" w:space="0" w:color="auto"/>
        <w:right w:val="none" w:sz="0" w:space="0" w:color="auto"/>
      </w:divBdr>
    </w:div>
    <w:div w:id="1329673256">
      <w:marLeft w:val="0"/>
      <w:marRight w:val="0"/>
      <w:marTop w:val="0"/>
      <w:marBottom w:val="0"/>
      <w:divBdr>
        <w:top w:val="none" w:sz="0" w:space="0" w:color="auto"/>
        <w:left w:val="none" w:sz="0" w:space="0" w:color="auto"/>
        <w:bottom w:val="none" w:sz="0" w:space="0" w:color="auto"/>
        <w:right w:val="none" w:sz="0" w:space="0" w:color="auto"/>
      </w:divBdr>
    </w:div>
    <w:div w:id="1386491126">
      <w:marLeft w:val="0"/>
      <w:marRight w:val="0"/>
      <w:marTop w:val="0"/>
      <w:marBottom w:val="0"/>
      <w:divBdr>
        <w:top w:val="none" w:sz="0" w:space="0" w:color="auto"/>
        <w:left w:val="none" w:sz="0" w:space="0" w:color="auto"/>
        <w:bottom w:val="none" w:sz="0" w:space="0" w:color="auto"/>
        <w:right w:val="none" w:sz="0" w:space="0" w:color="auto"/>
      </w:divBdr>
    </w:div>
    <w:div w:id="1436170372">
      <w:marLeft w:val="0"/>
      <w:marRight w:val="0"/>
      <w:marTop w:val="0"/>
      <w:marBottom w:val="0"/>
      <w:divBdr>
        <w:top w:val="none" w:sz="0" w:space="0" w:color="auto"/>
        <w:left w:val="none" w:sz="0" w:space="0" w:color="auto"/>
        <w:bottom w:val="none" w:sz="0" w:space="0" w:color="auto"/>
        <w:right w:val="none" w:sz="0" w:space="0" w:color="auto"/>
      </w:divBdr>
    </w:div>
    <w:div w:id="1496605352">
      <w:marLeft w:val="0"/>
      <w:marRight w:val="0"/>
      <w:marTop w:val="0"/>
      <w:marBottom w:val="0"/>
      <w:divBdr>
        <w:top w:val="none" w:sz="0" w:space="0" w:color="auto"/>
        <w:left w:val="none" w:sz="0" w:space="0" w:color="auto"/>
        <w:bottom w:val="none" w:sz="0" w:space="0" w:color="auto"/>
        <w:right w:val="none" w:sz="0" w:space="0" w:color="auto"/>
      </w:divBdr>
    </w:div>
    <w:div w:id="1520585955">
      <w:marLeft w:val="0"/>
      <w:marRight w:val="0"/>
      <w:marTop w:val="0"/>
      <w:marBottom w:val="0"/>
      <w:divBdr>
        <w:top w:val="none" w:sz="0" w:space="0" w:color="auto"/>
        <w:left w:val="none" w:sz="0" w:space="0" w:color="auto"/>
        <w:bottom w:val="none" w:sz="0" w:space="0" w:color="auto"/>
        <w:right w:val="none" w:sz="0" w:space="0" w:color="auto"/>
      </w:divBdr>
    </w:div>
    <w:div w:id="1569611169">
      <w:marLeft w:val="0"/>
      <w:marRight w:val="0"/>
      <w:marTop w:val="0"/>
      <w:marBottom w:val="0"/>
      <w:divBdr>
        <w:top w:val="none" w:sz="0" w:space="0" w:color="auto"/>
        <w:left w:val="none" w:sz="0" w:space="0" w:color="auto"/>
        <w:bottom w:val="none" w:sz="0" w:space="0" w:color="auto"/>
        <w:right w:val="none" w:sz="0" w:space="0" w:color="auto"/>
      </w:divBdr>
    </w:div>
    <w:div w:id="1583876739">
      <w:marLeft w:val="0"/>
      <w:marRight w:val="0"/>
      <w:marTop w:val="0"/>
      <w:marBottom w:val="0"/>
      <w:divBdr>
        <w:top w:val="none" w:sz="0" w:space="0" w:color="auto"/>
        <w:left w:val="none" w:sz="0" w:space="0" w:color="auto"/>
        <w:bottom w:val="none" w:sz="0" w:space="0" w:color="auto"/>
        <w:right w:val="none" w:sz="0" w:space="0" w:color="auto"/>
      </w:divBdr>
    </w:div>
    <w:div w:id="1793094197">
      <w:marLeft w:val="0"/>
      <w:marRight w:val="0"/>
      <w:marTop w:val="0"/>
      <w:marBottom w:val="0"/>
      <w:divBdr>
        <w:top w:val="none" w:sz="0" w:space="0" w:color="auto"/>
        <w:left w:val="none" w:sz="0" w:space="0" w:color="auto"/>
        <w:bottom w:val="none" w:sz="0" w:space="0" w:color="auto"/>
        <w:right w:val="none" w:sz="0" w:space="0" w:color="auto"/>
      </w:divBdr>
    </w:div>
    <w:div w:id="1845974117">
      <w:marLeft w:val="0"/>
      <w:marRight w:val="0"/>
      <w:marTop w:val="0"/>
      <w:marBottom w:val="0"/>
      <w:divBdr>
        <w:top w:val="none" w:sz="0" w:space="0" w:color="auto"/>
        <w:left w:val="none" w:sz="0" w:space="0" w:color="auto"/>
        <w:bottom w:val="none" w:sz="0" w:space="0" w:color="auto"/>
        <w:right w:val="none" w:sz="0" w:space="0" w:color="auto"/>
      </w:divBdr>
    </w:div>
    <w:div w:id="1880320466">
      <w:marLeft w:val="0"/>
      <w:marRight w:val="0"/>
      <w:marTop w:val="0"/>
      <w:marBottom w:val="0"/>
      <w:divBdr>
        <w:top w:val="none" w:sz="0" w:space="0" w:color="auto"/>
        <w:left w:val="none" w:sz="0" w:space="0" w:color="auto"/>
        <w:bottom w:val="none" w:sz="0" w:space="0" w:color="auto"/>
        <w:right w:val="none" w:sz="0" w:space="0" w:color="auto"/>
      </w:divBdr>
    </w:div>
    <w:div w:id="1918903338">
      <w:marLeft w:val="0"/>
      <w:marRight w:val="0"/>
      <w:marTop w:val="0"/>
      <w:marBottom w:val="0"/>
      <w:divBdr>
        <w:top w:val="none" w:sz="0" w:space="0" w:color="auto"/>
        <w:left w:val="none" w:sz="0" w:space="0" w:color="auto"/>
        <w:bottom w:val="none" w:sz="0" w:space="0" w:color="auto"/>
        <w:right w:val="none" w:sz="0" w:space="0" w:color="auto"/>
      </w:divBdr>
    </w:div>
    <w:div w:id="1923291939">
      <w:marLeft w:val="0"/>
      <w:marRight w:val="0"/>
      <w:marTop w:val="0"/>
      <w:marBottom w:val="0"/>
      <w:divBdr>
        <w:top w:val="none" w:sz="0" w:space="0" w:color="auto"/>
        <w:left w:val="none" w:sz="0" w:space="0" w:color="auto"/>
        <w:bottom w:val="none" w:sz="0" w:space="0" w:color="auto"/>
        <w:right w:val="none" w:sz="0" w:space="0" w:color="auto"/>
      </w:divBdr>
    </w:div>
    <w:div w:id="1952933181">
      <w:marLeft w:val="0"/>
      <w:marRight w:val="0"/>
      <w:marTop w:val="0"/>
      <w:marBottom w:val="0"/>
      <w:divBdr>
        <w:top w:val="none" w:sz="0" w:space="0" w:color="auto"/>
        <w:left w:val="none" w:sz="0" w:space="0" w:color="auto"/>
        <w:bottom w:val="none" w:sz="0" w:space="0" w:color="auto"/>
        <w:right w:val="none" w:sz="0" w:space="0" w:color="auto"/>
      </w:divBdr>
    </w:div>
    <w:div w:id="2076200626">
      <w:marLeft w:val="0"/>
      <w:marRight w:val="0"/>
      <w:marTop w:val="0"/>
      <w:marBottom w:val="0"/>
      <w:divBdr>
        <w:top w:val="none" w:sz="0" w:space="0" w:color="auto"/>
        <w:left w:val="none" w:sz="0" w:space="0" w:color="auto"/>
        <w:bottom w:val="none" w:sz="0" w:space="0" w:color="auto"/>
        <w:right w:val="none" w:sz="0" w:space="0" w:color="auto"/>
      </w:divBdr>
    </w:div>
    <w:div w:id="2087454756">
      <w:marLeft w:val="0"/>
      <w:marRight w:val="0"/>
      <w:marTop w:val="0"/>
      <w:marBottom w:val="0"/>
      <w:divBdr>
        <w:top w:val="none" w:sz="0" w:space="0" w:color="auto"/>
        <w:left w:val="none" w:sz="0" w:space="0" w:color="auto"/>
        <w:bottom w:val="none" w:sz="0" w:space="0" w:color="auto"/>
        <w:right w:val="none" w:sz="0" w:space="0" w:color="auto"/>
      </w:divBdr>
    </w:div>
    <w:div w:id="212974196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3012</Words>
  <Characters>17172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8</cp:revision>
  <dcterms:created xsi:type="dcterms:W3CDTF">2026-01-06T15:33:00Z</dcterms:created>
  <dcterms:modified xsi:type="dcterms:W3CDTF">2026-02-05T14:29:00Z</dcterms:modified>
</cp:coreProperties>
</file>