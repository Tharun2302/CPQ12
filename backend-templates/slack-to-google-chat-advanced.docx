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F1A7F" w14:textId="77777777" w:rsidR="00FD1F8F"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r w:rsidR="008B5FB3" w:rsidRPr="009A4B0A">
        <w:rPr>
          <w:b/>
          <w:bCs/>
        </w:rPr>
        <w:t>{{</w:t>
      </w:r>
      <w:proofErr w:type="spellStart"/>
      <w:r w:rsidR="008B5FB3" w:rsidRPr="009A4B0A">
        <w:rPr>
          <w:b/>
          <w:bCs/>
        </w:rPr>
        <w:t>Company</w:t>
      </w:r>
      <w:r w:rsidR="008B5FB3" w:rsidRPr="009A4B0A">
        <w:rPr>
          <w:b/>
          <w:bCs/>
          <w:spacing w:val="-7"/>
        </w:rPr>
        <w:t>_</w:t>
      </w:r>
      <w:r w:rsidR="008B5FB3" w:rsidRPr="009A4B0A">
        <w:rPr>
          <w:b/>
          <w:bCs/>
          <w:spacing w:val="-2"/>
        </w:rPr>
        <w:t>Name</w:t>
      </w:r>
      <w:proofErr w:type="spellEnd"/>
      <w:r w:rsidR="008B5FB3" w:rsidRPr="009A4B0A">
        <w:rPr>
          <w:b/>
          <w:bCs/>
          <w:spacing w:val="-2"/>
        </w:rPr>
        <w:t>}}</w:t>
      </w:r>
    </w:p>
    <w:p w14:paraId="4CC8436B" w14:textId="77777777" w:rsidR="00FD1F8F" w:rsidRDefault="00FD1F8F">
      <w:pPr>
        <w:spacing w:after="0" w:line="240" w:lineRule="auto"/>
      </w:pPr>
    </w:p>
    <w:p w14:paraId="39CF2C13" w14:textId="77777777" w:rsidR="00FD1F8F" w:rsidRDefault="00000000">
      <w:pPr>
        <w:pStyle w:val="PDParagraphDefault"/>
        <w:jc w:val="both"/>
      </w:pPr>
      <w:r>
        <w:t xml:space="preserve">This agreement provides </w:t>
      </w:r>
      <w:r w:rsidR="008B5FB3" w:rsidRPr="009A4B0A">
        <w:rPr>
          <w:b/>
          <w:bCs/>
        </w:rPr>
        <w:t>{{</w:t>
      </w:r>
      <w:proofErr w:type="spellStart"/>
      <w:r w:rsidR="008B5FB3" w:rsidRPr="009A4B0A">
        <w:rPr>
          <w:b/>
          <w:bCs/>
        </w:rPr>
        <w:t>Company</w:t>
      </w:r>
      <w:r w:rsidR="008B5FB3" w:rsidRPr="009A4B0A">
        <w:rPr>
          <w:b/>
          <w:bCs/>
          <w:spacing w:val="-7"/>
        </w:rPr>
        <w:t>_</w:t>
      </w:r>
      <w:r w:rsidR="008B5FB3" w:rsidRPr="009A4B0A">
        <w:rPr>
          <w:b/>
          <w:bCs/>
          <w:spacing w:val="-2"/>
        </w:rPr>
        <w:t>Name</w:t>
      </w:r>
      <w:proofErr w:type="spellEnd"/>
      <w:r w:rsidR="008B5FB3" w:rsidRPr="009A4B0A">
        <w:rPr>
          <w:b/>
          <w:bCs/>
          <w:spacing w:val="-2"/>
        </w:rPr>
        <w:t>}}</w:t>
      </w:r>
      <w:r>
        <w:t xml:space="preserve"> with pricing for use of the </w:t>
      </w:r>
      <w:proofErr w:type="spellStart"/>
      <w:r>
        <w:t>CloudFuze’s</w:t>
      </w:r>
      <w:proofErr w:type="spellEnd"/>
      <w:r>
        <w:t xml:space="preserve"> X-Change Enterprise Data Migration Solution:</w:t>
      </w:r>
    </w:p>
    <w:p w14:paraId="5BDAA453" w14:textId="77777777" w:rsidR="00FD1F8F" w:rsidRDefault="00FD1F8F">
      <w:pPr>
        <w:spacing w:after="0" w:line="240" w:lineRule="auto"/>
      </w:pPr>
    </w:p>
    <w:tbl>
      <w:tblPr>
        <w:tblStyle w:val="TableGrid"/>
        <w:tblW w:w="0" w:type="auto"/>
        <w:jc w:val="center"/>
        <w:tblLook w:val="04A0" w:firstRow="1" w:lastRow="0" w:firstColumn="1" w:lastColumn="0" w:noHBand="0" w:noVBand="1"/>
      </w:tblPr>
      <w:tblGrid>
        <w:gridCol w:w="10714"/>
      </w:tblGrid>
      <w:tr w:rsidR="00FD1F8F" w14:paraId="1D108741" w14:textId="77777777">
        <w:trPr>
          <w:jc w:val="center"/>
        </w:trPr>
        <w:tc>
          <w:tcPr>
            <w:tcW w:w="10714" w:type="dxa"/>
            <w:shd w:val="clear" w:color="auto" w:fill="93CDDC"/>
          </w:tcPr>
          <w:p w14:paraId="6DDEF2AB" w14:textId="77777777" w:rsidR="00FD1F8F" w:rsidRDefault="00000000">
            <w:pPr>
              <w:jc w:val="center"/>
            </w:pPr>
            <w:r>
              <w:rPr>
                <w:b/>
                <w:bCs/>
                <w:sz w:val="23"/>
                <w:szCs w:val="23"/>
              </w:rPr>
              <w:t>Cloud-Hosted SaaS Solution | Managed Migration | Assisted Migration Manager</w:t>
            </w:r>
          </w:p>
        </w:tc>
      </w:tr>
    </w:tbl>
    <w:p w14:paraId="1E218947" w14:textId="77777777" w:rsidR="00FD1F8F" w:rsidRDefault="00FD1F8F">
      <w:pPr>
        <w:spacing w:after="0" w:line="240" w:lineRule="auto"/>
      </w:pPr>
    </w:p>
    <w:tbl>
      <w:tblPr>
        <w:tblStyle w:val="PDPricingTableMainWithHeader"/>
        <w:tblW w:w="0" w:type="auto"/>
        <w:jc w:val="center"/>
        <w:tblLook w:val="04A0" w:firstRow="1" w:lastRow="0" w:firstColumn="1" w:lastColumn="0" w:noHBand="0" w:noVBand="1"/>
      </w:tblPr>
      <w:tblGrid>
        <w:gridCol w:w="2368"/>
        <w:gridCol w:w="5237"/>
        <w:gridCol w:w="3024"/>
      </w:tblGrid>
      <w:tr w:rsidR="009B47AA" w:rsidRPr="00F45EA6" w14:paraId="778BEF6A" w14:textId="5CCB6481" w:rsidTr="0069067D">
        <w:trPr>
          <w:cnfStyle w:val="100000000000" w:firstRow="1" w:lastRow="0" w:firstColumn="0" w:lastColumn="0" w:oddVBand="0" w:evenVBand="0" w:oddHBand="0" w:evenHBand="0" w:firstRowFirstColumn="0" w:firstRowLastColumn="0" w:lastRowFirstColumn="0" w:lastRowLastColumn="0"/>
          <w:jc w:val="center"/>
        </w:trPr>
        <w:tc>
          <w:tcPr>
            <w:tcW w:w="2368" w:type="dxa"/>
          </w:tcPr>
          <w:p w14:paraId="079C3945" w14:textId="77777777" w:rsidR="009B47AA" w:rsidRPr="009B47AA" w:rsidRDefault="009B47AA" w:rsidP="0038033F">
            <w:r w:rsidRPr="009B47AA">
              <w:t>Job Requirement</w:t>
            </w:r>
          </w:p>
        </w:tc>
        <w:tc>
          <w:tcPr>
            <w:tcW w:w="5237" w:type="dxa"/>
          </w:tcPr>
          <w:p w14:paraId="0F4DC2B1" w14:textId="77777777" w:rsidR="009B47AA" w:rsidRPr="009B47AA" w:rsidRDefault="009B47AA" w:rsidP="0038033F">
            <w:r w:rsidRPr="009B47AA">
              <w:t>Description</w:t>
            </w:r>
          </w:p>
        </w:tc>
        <w:tc>
          <w:tcPr>
            <w:tcW w:w="3024" w:type="dxa"/>
          </w:tcPr>
          <w:p w14:paraId="3532C3BD" w14:textId="77777777" w:rsidR="009B47AA" w:rsidRPr="009B47AA" w:rsidRDefault="009B47AA" w:rsidP="0038033F">
            <w:proofErr w:type="gramStart"/>
            <w:r w:rsidRPr="009B47AA">
              <w:t>Price(</w:t>
            </w:r>
            <w:proofErr w:type="gramEnd"/>
            <w:r w:rsidRPr="009B47AA">
              <w:t>USD)</w:t>
            </w:r>
          </w:p>
        </w:tc>
      </w:tr>
      <w:tr w:rsidR="009B47AA" w:rsidRPr="00F45EA6" w14:paraId="6FC2369E" w14:textId="5EE6F167" w:rsidTr="0069067D">
        <w:trPr>
          <w:jc w:val="center"/>
        </w:trPr>
        <w:tc>
          <w:tcPr>
            <w:tcW w:w="2368" w:type="dxa"/>
          </w:tcPr>
          <w:p w14:paraId="4E6CB9D5" w14:textId="77777777" w:rsidR="009B47AA" w:rsidRPr="00F45EA6" w:rsidRDefault="009B47AA" w:rsidP="0038033F">
            <w:proofErr w:type="spellStart"/>
            <w:r w:rsidRPr="00F45EA6">
              <w:t>CloudFuze</w:t>
            </w:r>
            <w:proofErr w:type="spellEnd"/>
            <w:r w:rsidRPr="00F45EA6">
              <w:t xml:space="preserve"> X-Change Data Migration</w:t>
            </w:r>
          </w:p>
        </w:tc>
        <w:tc>
          <w:tcPr>
            <w:tcW w:w="5237" w:type="dxa"/>
          </w:tcPr>
          <w:p w14:paraId="3C21F1D4" w14:textId="77777777" w:rsidR="009B47AA" w:rsidRPr="00F45EA6" w:rsidRDefault="009B47AA" w:rsidP="0038033F">
            <w:r w:rsidRPr="00F45EA6">
              <w:t>Slack to Google Chat</w:t>
            </w:r>
          </w:p>
          <w:p w14:paraId="7D47167F" w14:textId="77777777" w:rsidR="009B47AA" w:rsidRPr="00F45EA6" w:rsidRDefault="009B47AA" w:rsidP="0038033F">
            <w:r w:rsidRPr="00F45EA6">
              <w:t>-----------------------------------------------------------</w:t>
            </w:r>
          </w:p>
          <w:p w14:paraId="7917C80E" w14:textId="43C4C0A1" w:rsidR="009B47AA" w:rsidRPr="00F45EA6" w:rsidRDefault="009B47AA" w:rsidP="00050E95">
            <w:r w:rsidRPr="00F45EA6">
              <w:t>Up to {{</w:t>
            </w:r>
            <w:proofErr w:type="spellStart"/>
            <w:r w:rsidRPr="00F45EA6">
              <w:t>users_count</w:t>
            </w:r>
            <w:proofErr w:type="spellEnd"/>
            <w:r w:rsidRPr="00F45EA6">
              <w:t>}} Users | All Channels and DMs through JSON |</w:t>
            </w:r>
            <w:r w:rsidR="00050E95">
              <w:t xml:space="preserve"> </w:t>
            </w:r>
            <w:r w:rsidRPr="00F45EA6">
              <w:t>{{</w:t>
            </w:r>
            <w:proofErr w:type="spellStart"/>
            <w:r w:rsidRPr="00F45EA6">
              <w:t>message_count</w:t>
            </w:r>
            <w:proofErr w:type="spellEnd"/>
            <w:r w:rsidRPr="00F45EA6">
              <w:t>}} Messages</w:t>
            </w:r>
          </w:p>
          <w:p w14:paraId="2062C4F6" w14:textId="77777777" w:rsidR="009B47AA" w:rsidRPr="00F45EA6" w:rsidRDefault="009B47AA" w:rsidP="0038033F"/>
        </w:tc>
        <w:tc>
          <w:tcPr>
            <w:tcW w:w="3024" w:type="dxa"/>
          </w:tcPr>
          <w:p w14:paraId="082ADF39" w14:textId="77777777" w:rsidR="009B47AA" w:rsidRPr="00F45EA6" w:rsidRDefault="009B47AA" w:rsidP="0038033F">
            <w:r w:rsidRPr="00F45EA6">
              <w:rPr>
                <w:spacing w:val="-6"/>
                <w:sz w:val="19"/>
              </w:rPr>
              <w:t>{{</w:t>
            </w:r>
            <w:proofErr w:type="spellStart"/>
            <w:r w:rsidRPr="00F45EA6">
              <w:rPr>
                <w:spacing w:val="-6"/>
                <w:sz w:val="19"/>
              </w:rPr>
              <w:t>users_cost</w:t>
            </w:r>
            <w:proofErr w:type="spellEnd"/>
            <w:r w:rsidRPr="00F45EA6">
              <w:rPr>
                <w:spacing w:val="-4"/>
                <w:sz w:val="19"/>
              </w:rPr>
              <w:t>}}</w:t>
            </w:r>
          </w:p>
        </w:tc>
      </w:tr>
      <w:tr w:rsidR="009B47AA" w:rsidRPr="00F45EA6" w14:paraId="6FC2369E" w14:textId="5EE6F167" w:rsidTr="0069067D">
        <w:trPr>
          <w:jc w:val="center"/>
        </w:trPr>
        <w:tc>
          <w:tcPr>
            <w:tcW w:w="2368" w:type="dxa"/>
          </w:tcPr>
          <w:p w14:paraId="4E6CB9D5" w14:textId="77777777" w:rsidR="009B47AA" w:rsidRPr="00F45EA6" w:rsidRDefault="009B47AA" w:rsidP="0038033F">
            <w:proofErr w:type="spellStart"/>
            <w:r w:rsidRPr="00F45EA6">
              <w:t>Managed Migration Service</w:t>
            </w:r>
            <w:proofErr w:type="spellEnd"/>
            <w:r w:rsidRPr="00F45EA6">
              <w:t xml:space="preserve"/>
            </w:r>
          </w:p>
        </w:tc>
        <w:tc>
          <w:tcPr>
            <w:tcW w:w="5237" w:type="dxa"/>
          </w:tcPr>
          <w:p w14:paraId="3C21F1D4" w14:textId="77777777" w:rsidR="009B47AA" w:rsidRPr="00F45EA6" w:rsidRDefault="009B47AA" w:rsidP="0038033F">
            <w:r w:rsidRPr="00F45EA6">
              <w:t>Managed Migration | Assigned Project Manager | Pre-Migration Analysis | During Migration Consulting | Post-Migration Support and Data Reconciliation Support | End-to End Migration Assistance with 24*7 Premium Support</w:t>
            </w:r>
          </w:p>
          <w:p w14:paraId="7D47167F" w14:textId="77777777" w:rsidR="009B47AA" w:rsidRPr="00F45EA6" w:rsidRDefault="009B47AA" w:rsidP="0038033F">
            <w:r w:rsidRPr="00F45EA6">
              <w:t/>
            </w:r>
          </w:p>
          <w:p w14:paraId="7917C80E" w14:textId="43C4C0A1" w:rsidR="009B47AA" w:rsidRPr="00F45EA6" w:rsidRDefault="009B47AA" w:rsidP="00050E95">
            <w:r w:rsidRPr="00F45EA6">
              <w:t/>
            </w:r>
            <w:proofErr w:type="spellStart"/>
            <w:r w:rsidRPr="00F45EA6">
              <w:t/>
            </w:r>
            <w:proofErr w:type="spellEnd"/>
            <w:r w:rsidRPr="00F45EA6">
              <w:t/>
            </w:r>
            <w:r w:rsidR="00050E95">
              <w:t xml:space="preserve"/>
            </w:r>
            <w:r w:rsidRPr="00F45EA6">
              <w:t/>
            </w:r>
            <w:proofErr w:type="spellStart"/>
            <w:r w:rsidRPr="00F45EA6">
              <w:t/>
            </w:r>
            <w:proofErr w:type="spellEnd"/>
            <w:r w:rsidRPr="00F45EA6">
              <w:t/>
            </w:r>
          </w:p>
          <w:p w14:paraId="2062C4F6" w14:textId="77777777" w:rsidR="009B47AA" w:rsidRPr="00F45EA6" w:rsidRDefault="009B47AA" w:rsidP="0038033F"/>
        </w:tc>
        <w:tc>
          <w:tcPr>
            <w:tcW w:w="3024" w:type="dxa"/>
          </w:tcPr>
          <w:p w14:paraId="082ADF39" w14:textId="77777777" w:rsidR="009B47AA" w:rsidRPr="00F45EA6" w:rsidRDefault="009B47AA" w:rsidP="0038033F">
            <w:r w:rsidRPr="00F45EA6">
              <w:rPr>
                <w:spacing w:val="-6"/>
                <w:sz w:val="19"/>
              </w:rPr>
              <w:t>{{price_migration}}</w:t>
            </w:r>
            <w:proofErr w:type="spellStart"/>
            <w:r w:rsidRPr="00F45EA6">
              <w:rPr>
                <w:spacing w:val="-6"/>
                <w:sz w:val="19"/>
              </w:rPr>
              <w:t/>
            </w:r>
            <w:proofErr w:type="spellEnd"/>
            <w:r w:rsidRPr="00F45EA6">
              <w:rPr>
                <w:spacing w:val="-4"/>
                <w:sz w:val="19"/>
              </w:rPr>
              <w:t/>
            </w:r>
          </w:p>
        </w:tc>
      </w:tr>
      <w:tr w:rsidR="009B47AA" w:rsidRPr="00F45EA6" w14:paraId="672B8AC6" w14:textId="0F10DC03" w:rsidTr="0069067D">
        <w:trPr>
          <w:jc w:val="center"/>
        </w:trPr>
        <w:tc>
          <w:tcPr>
            <w:tcW w:w="2368" w:type="dxa"/>
          </w:tcPr>
          <w:p w14:paraId="65036D93" w14:textId="77777777" w:rsidR="009B47AA" w:rsidRPr="00F45EA6" w:rsidRDefault="009B47AA" w:rsidP="0038033F">
            <w:r w:rsidRPr="00F45EA6">
              <w:t>Instance Type</w:t>
            </w:r>
          </w:p>
        </w:tc>
        <w:tc>
          <w:tcPr>
            <w:tcW w:w="5237" w:type="dxa"/>
          </w:tcPr>
          <w:p w14:paraId="4F8F7EA9" w14:textId="0FE6C7FA" w:rsidR="009B47AA" w:rsidRPr="00F45EA6" w:rsidRDefault="009B47AA" w:rsidP="0038033F">
            <w:r w:rsidRPr="00F45EA6">
              <w:t>{{</w:t>
            </w:r>
            <w:proofErr w:type="spellStart"/>
            <w:r w:rsidRPr="00F45EA6">
              <w:t>instance_users</w:t>
            </w:r>
            <w:proofErr w:type="spellEnd"/>
            <w:r w:rsidRPr="00F45EA6">
              <w:t>}} {{</w:t>
            </w:r>
            <w:proofErr w:type="spellStart"/>
            <w:r w:rsidRPr="00F45EA6">
              <w:t>instance_type</w:t>
            </w:r>
            <w:proofErr w:type="spellEnd"/>
            <w:r w:rsidRPr="00F45EA6">
              <w:t>}} Instance in a High-End Enterprise Server</w:t>
            </w:r>
            <w:r w:rsidRPr="00F45EA6">
              <w:br/>
              <w:t xml:space="preserve"> ---------------------------------------------------- </w:t>
            </w:r>
            <w:r w:rsidR="00050E95">
              <w:br/>
            </w:r>
            <w:r w:rsidRPr="00F45EA6">
              <w:rPr>
                <w:sz w:val="21"/>
                <w:szCs w:val="21"/>
              </w:rPr>
              <w:t xml:space="preserve">Instance Valid for </w:t>
            </w:r>
            <w:r w:rsidRPr="00F45EA6">
              <w:t>{{</w:t>
            </w:r>
            <w:proofErr w:type="spellStart"/>
            <w:r w:rsidRPr="00F45EA6">
              <w:t>Duration_of_months</w:t>
            </w:r>
            <w:proofErr w:type="spellEnd"/>
            <w:r w:rsidRPr="00F45EA6">
              <w:t>}}</w:t>
            </w:r>
            <w:r w:rsidRPr="00F45EA6">
              <w:rPr>
                <w:sz w:val="21"/>
                <w:szCs w:val="21"/>
              </w:rPr>
              <w:t xml:space="preserve"> Months</w:t>
            </w:r>
          </w:p>
          <w:p w14:paraId="4EFB0691" w14:textId="77777777" w:rsidR="009B47AA" w:rsidRPr="00F45EA6" w:rsidRDefault="009B47AA" w:rsidP="0038033F"/>
        </w:tc>
        <w:tc>
          <w:tcPr>
            <w:tcW w:w="3024" w:type="dxa"/>
          </w:tcPr>
          <w:p w14:paraId="0F37B51B" w14:textId="77777777" w:rsidR="009B47AA" w:rsidRPr="00F45EA6" w:rsidRDefault="009B47AA" w:rsidP="0038033F">
            <w:r w:rsidRPr="00F45EA6">
              <w:t>{{</w:t>
            </w:r>
            <w:proofErr w:type="spellStart"/>
            <w:r w:rsidRPr="00F45EA6">
              <w:t>instance_cost</w:t>
            </w:r>
            <w:proofErr w:type="spellEnd"/>
            <w:r w:rsidRPr="00F45EA6">
              <w:t>}}</w:t>
            </w:r>
          </w:p>
        </w:tc>
      </w:tr>
    </w:tbl>
    <w:tbl>
      <w:tblPr>
        <w:tblStyle w:val="PDPricingTableTotal"/>
        <w:jc w:val="right"/>
        <w:tblInd w:w="0" w:type="dxa"/>
        <w:tblLook w:val="04A0" w:firstRow="1" w:lastRow="0" w:firstColumn="1" w:lastColumn="0" w:noHBand="0" w:noVBand="1"/>
      </w:tblPr>
      <w:tblGrid>
        <w:gridCol w:w="4774"/>
        <w:gridCol w:w="4865"/>
      </w:tblGrid>
      <w:tr w:rsidR="0069067D" w14:paraId="1E2B06D4" w14:textId="77777777" w:rsidTr="00E04229">
        <w:trPr>
          <w:trHeight w:val="284"/>
        </w:trPr>
        <w:tc>
          <w:tcPr>
            <w:tcW w:w="4774" w:type="dxa"/>
          </w:tcPr>
          <w:p w14:paraId="57CE247C" w14:textId="3C89C6BE" w:rsidR="0069067D" w:rsidRDefault="00E04229" w:rsidP="0069067D">
            <w:pPr>
              <w:jc w:val="right"/>
              <w:rPr>
                <w:b/>
                <w:bCs/>
              </w:rPr>
            </w:pPr>
            <w:r>
              <w:rPr>
                <w:b/>
                <w:bCs/>
              </w:rPr>
              <w:t xml:space="preserve"> </w:t>
            </w:r>
            <w:r w:rsidR="0069067D">
              <w:rPr>
                <w:b/>
                <w:bCs/>
              </w:rPr>
              <w:t>Discount {{</w:t>
            </w:r>
            <w:proofErr w:type="spellStart"/>
            <w:r w:rsidR="0069067D">
              <w:rPr>
                <w:b/>
                <w:bCs/>
              </w:rPr>
              <w:t>discount_percent_with_parentheses</w:t>
            </w:r>
            <w:proofErr w:type="spellEnd"/>
            <w:r w:rsidR="0069067D">
              <w:rPr>
                <w:b/>
                <w:bCs/>
              </w:rPr>
              <w:t>}}</w:t>
            </w:r>
          </w:p>
        </w:tc>
        <w:tc>
          <w:tcPr>
            <w:tcW w:w="4865" w:type="dxa"/>
          </w:tcPr>
          <w:p w14:paraId="1A5A8849" w14:textId="1A9CFBAF" w:rsidR="0069067D" w:rsidRDefault="0069067D" w:rsidP="0069067D">
            <w:pPr>
              <w:rPr>
                <w:b/>
                <w:bCs/>
              </w:rPr>
            </w:pPr>
            <w:r>
              <w:rPr>
                <w:b/>
                <w:bCs/>
              </w:rPr>
              <w:t xml:space="preserve">                                        </w:t>
            </w:r>
            <w:r w:rsidR="00E04229">
              <w:rPr>
                <w:b/>
                <w:bCs/>
              </w:rPr>
              <w:t xml:space="preserve">    </w:t>
            </w:r>
            <w:r>
              <w:rPr>
                <w:b/>
                <w:bCs/>
              </w:rPr>
              <w:t xml:space="preserve"> </w:t>
            </w:r>
            <w:r w:rsidRPr="006C3BD8">
              <w:rPr>
                <w:b/>
                <w:bCs/>
              </w:rPr>
              <w:t>{{</w:t>
            </w:r>
            <w:proofErr w:type="spellStart"/>
            <w:r w:rsidRPr="006C3BD8">
              <w:rPr>
                <w:b/>
                <w:bCs/>
              </w:rPr>
              <w:t>discount_amount</w:t>
            </w:r>
            <w:proofErr w:type="spellEnd"/>
            <w:r w:rsidRPr="006C3BD8">
              <w:rPr>
                <w:b/>
                <w:bCs/>
              </w:rPr>
              <w:t>}}</w:t>
            </w:r>
          </w:p>
        </w:tc>
      </w:tr>
      <w:tr w:rsidR="0069067D" w14:paraId="01FF1198" w14:textId="77777777" w:rsidTr="00E04229">
        <w:tc>
          <w:tcPr>
            <w:tcW w:w="4774" w:type="dxa"/>
          </w:tcPr>
          <w:p w14:paraId="73B1B03B" w14:textId="1DE36C33" w:rsidR="0069067D" w:rsidRDefault="0069067D" w:rsidP="0069067D">
            <w:r>
              <w:rPr>
                <w:b/>
                <w:bCs/>
              </w:rPr>
              <w:t xml:space="preserve">                             </w:t>
            </w:r>
            <w:r w:rsidR="00367CD2">
              <w:rPr>
                <w:b/>
                <w:bCs/>
              </w:rPr>
              <w:t xml:space="preserve">          </w:t>
            </w:r>
            <w:r w:rsidR="00EA0F29">
              <w:rPr>
                <w:b/>
                <w:bCs/>
              </w:rPr>
              <w:t xml:space="preserve">              </w:t>
            </w:r>
            <w:r>
              <w:rPr>
                <w:b/>
                <w:bCs/>
              </w:rPr>
              <w:t xml:space="preserve">  Total Price</w:t>
            </w:r>
          </w:p>
        </w:tc>
        <w:tc>
          <w:tcPr>
            <w:tcW w:w="4865" w:type="dxa"/>
          </w:tcPr>
          <w:p w14:paraId="02C2B0A3" w14:textId="04FC9B19" w:rsidR="0069067D" w:rsidRDefault="0069067D" w:rsidP="0069067D">
            <w:r>
              <w:rPr>
                <w:b/>
              </w:rPr>
              <w:t xml:space="preserve">                                     </w:t>
            </w:r>
            <w:r w:rsidR="00E04229">
              <w:rPr>
                <w:b/>
              </w:rPr>
              <w:t xml:space="preserve">        </w:t>
            </w:r>
            <w:r>
              <w:rPr>
                <w:b/>
              </w:rPr>
              <w:t>{{</w:t>
            </w:r>
            <w:proofErr w:type="spellStart"/>
            <w:r>
              <w:rPr>
                <w:b/>
              </w:rPr>
              <w:t>total</w:t>
            </w:r>
            <w:ins w:id="0" w:author="Tharun P" w:date="2025-09-09T12:49:00Z" w16du:dateUtc="2025-09-09T07:19:00Z">
              <w:r>
                <w:rPr>
                  <w:b/>
                  <w:spacing w:val="-10"/>
                </w:rPr>
                <w:t>_</w:t>
              </w:r>
            </w:ins>
            <w:r>
              <w:rPr>
                <w:b/>
                <w:spacing w:val="-2"/>
              </w:rPr>
              <w:t>price_discount</w:t>
            </w:r>
            <w:proofErr w:type="spellEnd"/>
            <w:proofErr w:type="gramStart"/>
            <w:r>
              <w:rPr>
                <w:b/>
                <w:spacing w:val="-2"/>
              </w:rPr>
              <w:t xml:space="preserve">}}   </w:t>
            </w:r>
            <w:proofErr w:type="gramEnd"/>
            <w:r>
              <w:rPr>
                <w:b/>
                <w:spacing w:val="-2"/>
              </w:rPr>
              <w:t xml:space="preserve">           </w:t>
            </w:r>
          </w:p>
        </w:tc>
      </w:tr>
    </w:tbl>
    <w:p w14:paraId="0C77B017" w14:textId="77777777" w:rsidR="00FD1F8F" w:rsidRDefault="00FD1F8F"/>
    <w:p w14:paraId="498BF224" w14:textId="77777777" w:rsidR="00FD1F8F" w:rsidRDefault="00FD1F8F">
      <w:pPr>
        <w:spacing w:after="0" w:line="240" w:lineRule="auto"/>
      </w:pPr>
    </w:p>
    <w:p w14:paraId="18D53129" w14:textId="77777777" w:rsidR="00FD1F8F" w:rsidRDefault="00FD1F8F">
      <w:pPr>
        <w:spacing w:after="0" w:line="240" w:lineRule="auto"/>
      </w:pPr>
    </w:p>
    <w:p w14:paraId="45CBC2D1" w14:textId="77777777" w:rsidR="00FD1F8F" w:rsidRDefault="00FD1F8F">
      <w:pPr>
        <w:pStyle w:val="PDParagraphDefault"/>
        <w:sectPr w:rsidR="00FD1F8F">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FD1F8F" w14:paraId="02CA1680" w14:textId="77777777">
        <w:trPr>
          <w:jc w:val="center"/>
        </w:trPr>
        <w:tc>
          <w:tcPr>
            <w:tcW w:w="10714" w:type="dxa"/>
            <w:shd w:val="clear" w:color="auto" w:fill="93CDDC"/>
          </w:tcPr>
          <w:p w14:paraId="34FDAC5C" w14:textId="77777777" w:rsidR="00FD1F8F" w:rsidRDefault="00000000">
            <w:pPr>
              <w:jc w:val="center"/>
            </w:pPr>
            <w:r>
              <w:rPr>
                <w:b/>
                <w:bCs/>
                <w:sz w:val="23"/>
                <w:szCs w:val="23"/>
              </w:rPr>
              <w:lastRenderedPageBreak/>
              <w:t>Important Payment Notes:</w:t>
            </w:r>
          </w:p>
        </w:tc>
      </w:tr>
    </w:tbl>
    <w:p w14:paraId="1DCDCE25" w14:textId="77777777" w:rsidR="00FD1F8F" w:rsidRDefault="00FD1F8F">
      <w:pPr>
        <w:spacing w:after="0" w:line="240" w:lineRule="auto"/>
      </w:pPr>
    </w:p>
    <w:p w14:paraId="7B6A2A45" w14:textId="77777777" w:rsidR="00FD1F8F" w:rsidRDefault="00000000">
      <w:pPr>
        <w:pStyle w:val="PDParagraphDefault"/>
        <w:numPr>
          <w:ilvl w:val="0"/>
          <w:numId w:val="3"/>
        </w:numPr>
      </w:pPr>
      <w:r>
        <w:rPr>
          <w:b/>
          <w:bCs/>
        </w:rPr>
        <w:t>100% pre-payment before initiating the migration.</w:t>
      </w:r>
    </w:p>
    <w:p w14:paraId="32E49F30" w14:textId="77777777" w:rsidR="00FD1F8F" w:rsidRDefault="00FD1F8F">
      <w:pPr>
        <w:pStyle w:val="PDParagraphDefault"/>
      </w:pPr>
    </w:p>
    <w:p w14:paraId="07BBD3AD" w14:textId="77777777" w:rsidR="00FD1F8F" w:rsidRDefault="00000000">
      <w:pPr>
        <w:pStyle w:val="PDParagraphDefault"/>
        <w:numPr>
          <w:ilvl w:val="0"/>
          <w:numId w:val="4"/>
        </w:numPr>
      </w:pPr>
      <w:r>
        <w:rPr>
          <w:b/>
          <w:bCs/>
        </w:rPr>
        <w:t>All prices are in US dollars (USD).</w:t>
      </w:r>
    </w:p>
    <w:p w14:paraId="4BB44227" w14:textId="77777777" w:rsidR="00FD1F8F" w:rsidRDefault="00FD1F8F">
      <w:pPr>
        <w:pStyle w:val="PDParagraphDefault"/>
      </w:pPr>
    </w:p>
    <w:p w14:paraId="5D5AB5BF" w14:textId="77777777" w:rsidR="00FD1F8F" w:rsidRDefault="00000000">
      <w:pPr>
        <w:pStyle w:val="PDParagraphDefault"/>
        <w:numPr>
          <w:ilvl w:val="0"/>
          <w:numId w:val="5"/>
        </w:numPr>
      </w:pPr>
      <w:r>
        <w:rPr>
          <w:b/>
          <w:bCs/>
        </w:rPr>
        <w:t>Any required sales taxes are not included in the above agreement.</w:t>
      </w:r>
    </w:p>
    <w:p w14:paraId="7BFB4995" w14:textId="77777777" w:rsidR="00FD1F8F" w:rsidRDefault="00FD1F8F">
      <w:pPr>
        <w:pStyle w:val="PDParagraphDefault"/>
      </w:pPr>
    </w:p>
    <w:p w14:paraId="7242DA3A" w14:textId="77777777" w:rsidR="00FD1F8F" w:rsidRDefault="00000000">
      <w:pPr>
        <w:pStyle w:val="PDParagraphDefault"/>
        <w:numPr>
          <w:ilvl w:val="0"/>
          <w:numId w:val="6"/>
        </w:numPr>
      </w:pPr>
      <w:r>
        <w:rPr>
          <w:b/>
          <w:bCs/>
        </w:rPr>
        <w:t xml:space="preserve">Overage </w:t>
      </w:r>
      <w:proofErr w:type="gramStart"/>
      <w:r>
        <w:rPr>
          <w:b/>
          <w:bCs/>
        </w:rPr>
        <w:t>Charges:</w:t>
      </w:r>
      <w:r w:rsidR="008B5FB3">
        <w:t xml:space="preserve"> </w:t>
      </w:r>
      <w:r w:rsidR="008B5FB3" w:rsidRPr="001F598F">
        <w:t>{{</w:t>
      </w:r>
      <w:proofErr w:type="spellStart"/>
      <w:proofErr w:type="gramEnd"/>
      <w:r w:rsidR="008B5FB3" w:rsidRPr="001F598F">
        <w:t>per_user_cost</w:t>
      </w:r>
      <w:proofErr w:type="spellEnd"/>
      <w:r w:rsidR="008B5FB3" w:rsidRPr="001F598F">
        <w:t>}}</w:t>
      </w:r>
      <w:r w:rsidR="008B5FB3" w:rsidRPr="00F8259B">
        <w:rPr>
          <w:b/>
          <w:bCs/>
        </w:rPr>
        <w:t xml:space="preserve"> </w:t>
      </w:r>
      <w:r w:rsidR="008B5FB3">
        <w:t xml:space="preserve">per User | </w:t>
      </w:r>
      <w:r w:rsidR="008B5FB3" w:rsidRPr="001F598F">
        <w:t>{{</w:t>
      </w:r>
      <w:proofErr w:type="spellStart"/>
      <w:r w:rsidR="008B5FB3" w:rsidRPr="001F598F">
        <w:t>instance_type_cost</w:t>
      </w:r>
      <w:proofErr w:type="spellEnd"/>
      <w:r w:rsidR="008B5FB3" w:rsidRPr="001F598F">
        <w:t>}}</w:t>
      </w:r>
      <w:r w:rsidR="008B5FB3">
        <w:rPr>
          <w:b/>
          <w:bCs/>
        </w:rPr>
        <w:t xml:space="preserve"> </w:t>
      </w:r>
      <w:r w:rsidR="008B5FB3">
        <w:t>per server per month</w:t>
      </w:r>
    </w:p>
    <w:p w14:paraId="09BAE214" w14:textId="77777777" w:rsidR="00FD1F8F" w:rsidRDefault="00FD1F8F">
      <w:pPr>
        <w:pStyle w:val="PDParagraphDefault"/>
      </w:pPr>
    </w:p>
    <w:p w14:paraId="617FC83E" w14:textId="77777777" w:rsidR="00FD1F8F" w:rsidRDefault="00000000">
      <w:pPr>
        <w:pStyle w:val="PDParagraphDefault"/>
        <w:numPr>
          <w:ilvl w:val="0"/>
          <w:numId w:val="7"/>
        </w:numPr>
      </w:pPr>
      <w:r>
        <w:rPr>
          <w:b/>
          <w:bCs/>
        </w:rPr>
        <w:t xml:space="preserve">Initial Service </w:t>
      </w:r>
      <w:proofErr w:type="gramStart"/>
      <w:r>
        <w:rPr>
          <w:b/>
          <w:bCs/>
        </w:rPr>
        <w:t>Term:</w:t>
      </w:r>
      <w:r>
        <w:t xml:space="preserve"> </w:t>
      </w:r>
      <w:r w:rsidR="008B5FB3">
        <w:t>{{</w:t>
      </w:r>
      <w:proofErr w:type="spellStart"/>
      <w:proofErr w:type="gramEnd"/>
      <w:r w:rsidR="008B5FB3">
        <w:t>Start_date</w:t>
      </w:r>
      <w:proofErr w:type="spellEnd"/>
      <w:r w:rsidR="008B5FB3">
        <w:t>}} till {{</w:t>
      </w:r>
      <w:proofErr w:type="spellStart"/>
      <w:r w:rsidR="008B5FB3">
        <w:t>End_date</w:t>
      </w:r>
      <w:proofErr w:type="spellEnd"/>
      <w:r w:rsidR="008B5FB3">
        <w:t>}}</w:t>
      </w:r>
    </w:p>
    <w:p w14:paraId="7E31EE74" w14:textId="77777777" w:rsidR="00FD1F8F" w:rsidRDefault="00FD1F8F">
      <w:pPr>
        <w:spacing w:after="0" w:line="240" w:lineRule="auto"/>
      </w:pPr>
    </w:p>
    <w:tbl>
      <w:tblPr>
        <w:tblStyle w:val="TableGrid"/>
        <w:tblW w:w="0" w:type="auto"/>
        <w:jc w:val="center"/>
        <w:tblLook w:val="04A0" w:firstRow="1" w:lastRow="0" w:firstColumn="1" w:lastColumn="0" w:noHBand="0" w:noVBand="1"/>
      </w:tblPr>
      <w:tblGrid>
        <w:gridCol w:w="10714"/>
      </w:tblGrid>
      <w:tr w:rsidR="00FD1F8F" w14:paraId="7857DF38" w14:textId="77777777">
        <w:trPr>
          <w:jc w:val="center"/>
        </w:trPr>
        <w:tc>
          <w:tcPr>
            <w:tcW w:w="10714" w:type="dxa"/>
            <w:shd w:val="clear" w:color="auto" w:fill="93CDDC"/>
          </w:tcPr>
          <w:p w14:paraId="5C95C29D" w14:textId="77777777" w:rsidR="00FD1F8F" w:rsidRDefault="00000000">
            <w:pPr>
              <w:jc w:val="center"/>
            </w:pPr>
            <w:r>
              <w:rPr>
                <w:b/>
                <w:bCs/>
                <w:sz w:val="23"/>
                <w:szCs w:val="23"/>
              </w:rPr>
              <w:t>SAAS SERVICE AGREEMENT:</w:t>
            </w:r>
          </w:p>
        </w:tc>
      </w:tr>
    </w:tbl>
    <w:p w14:paraId="5E1B4D8B" w14:textId="77777777" w:rsidR="00FD1F8F" w:rsidRDefault="00FD1F8F">
      <w:pPr>
        <w:spacing w:after="0" w:line="240" w:lineRule="auto"/>
      </w:pPr>
    </w:p>
    <w:p w14:paraId="587AC468" w14:textId="77777777" w:rsidR="00FD1F8F" w:rsidRDefault="00000000" w:rsidP="008B5FB3">
      <w:pPr>
        <w:pStyle w:val="PDParagraphDefault"/>
        <w:sectPr w:rsidR="00FD1F8F">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r w:rsidR="008B5FB3" w:rsidRPr="001A6008">
        <w:rPr>
          <w:b/>
          <w:bCs/>
        </w:rPr>
        <w:t>{{Date}}</w:t>
      </w:r>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FD1F8F" w14:paraId="59325AFC" w14:textId="77777777">
        <w:trPr>
          <w:jc w:val="center"/>
        </w:trPr>
        <w:tc>
          <w:tcPr>
            <w:tcW w:w="5357" w:type="dxa"/>
          </w:tcPr>
          <w:p w14:paraId="78CDADBC" w14:textId="77777777" w:rsidR="00FD1F8F"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058EEAFA" w14:textId="77777777" w:rsidR="00FD1F8F" w:rsidRDefault="00FD1F8F">
            <w:pPr>
              <w:spacing w:after="0" w:line="240" w:lineRule="auto"/>
            </w:pPr>
          </w:p>
          <w:p w14:paraId="56D93F07" w14:textId="77777777" w:rsidR="00FD1F8F" w:rsidRDefault="00FD1F8F">
            <w:pPr>
              <w:pStyle w:val="PDParagraphDefault"/>
            </w:pPr>
          </w:p>
          <w:p w14:paraId="6753D0F3" w14:textId="77777777" w:rsidR="00FD1F8F" w:rsidRDefault="00000000">
            <w:pPr>
              <w:pStyle w:val="PDParagraphDefault"/>
            </w:pPr>
            <w:proofErr w:type="gramStart"/>
            <w:r>
              <w:t>By :</w:t>
            </w:r>
            <w:proofErr w:type="gramEnd"/>
            <w:r>
              <w:t xml:space="preserve">     _________________________________</w:t>
            </w:r>
          </w:p>
          <w:p w14:paraId="1583D937" w14:textId="77777777" w:rsidR="00FD1F8F" w:rsidRDefault="00FD1F8F">
            <w:pPr>
              <w:pStyle w:val="PDParagraphDefault"/>
            </w:pPr>
          </w:p>
          <w:p w14:paraId="7E30CBC6" w14:textId="77777777" w:rsidR="00FD1F8F" w:rsidRDefault="00000000">
            <w:pPr>
              <w:pStyle w:val="PDParagraphDefault"/>
            </w:pPr>
            <w:r>
              <w:t>Name: _________________________________</w:t>
            </w:r>
          </w:p>
          <w:p w14:paraId="31065EFF" w14:textId="77777777" w:rsidR="00FD1F8F" w:rsidRDefault="00FD1F8F">
            <w:pPr>
              <w:pStyle w:val="PDParagraphDefault"/>
            </w:pPr>
          </w:p>
          <w:p w14:paraId="5C771E0C" w14:textId="77777777" w:rsidR="00FD1F8F" w:rsidRDefault="00000000">
            <w:pPr>
              <w:pStyle w:val="PDParagraphDefault"/>
            </w:pPr>
            <w:proofErr w:type="gramStart"/>
            <w:r>
              <w:t>Title :</w:t>
            </w:r>
            <w:proofErr w:type="gramEnd"/>
            <w:r>
              <w:t xml:space="preserve">   _________________________________</w:t>
            </w:r>
          </w:p>
          <w:p w14:paraId="60C8A227" w14:textId="77777777" w:rsidR="00FD1F8F" w:rsidRDefault="00FD1F8F">
            <w:pPr>
              <w:pStyle w:val="PDParagraphDefault"/>
            </w:pPr>
          </w:p>
          <w:p w14:paraId="0C018C4F" w14:textId="77777777" w:rsidR="00FD1F8F" w:rsidRDefault="00000000">
            <w:pPr>
              <w:pStyle w:val="PDParagraphDefault"/>
            </w:pPr>
            <w:proofErr w:type="gramStart"/>
            <w:r>
              <w:t>Date :</w:t>
            </w:r>
            <w:proofErr w:type="gramEnd"/>
            <w:r>
              <w:t xml:space="preserve">  _________________________________</w:t>
            </w:r>
          </w:p>
        </w:tc>
        <w:tc>
          <w:tcPr>
            <w:tcW w:w="5357" w:type="dxa"/>
          </w:tcPr>
          <w:p w14:paraId="327079E2" w14:textId="77777777" w:rsidR="00FD1F8F" w:rsidRDefault="00000000">
            <w:pPr>
              <w:pStyle w:val="PDParagraphDefault"/>
            </w:pPr>
            <w:r>
              <w:rPr>
                <w:b/>
                <w:bCs/>
                <w:u w:val="single"/>
              </w:rPr>
              <w:t xml:space="preserve">For </w:t>
            </w:r>
            <w:r w:rsidR="008B5FB3" w:rsidRPr="00A6577A">
              <w:rPr>
                <w:b/>
                <w:bCs/>
                <w:u w:val="single"/>
              </w:rPr>
              <w:t>{{</w:t>
            </w:r>
            <w:proofErr w:type="spellStart"/>
            <w:r w:rsidR="008B5FB3" w:rsidRPr="00A6577A">
              <w:rPr>
                <w:b/>
                <w:bCs/>
                <w:u w:val="single"/>
              </w:rPr>
              <w:t>Company</w:t>
            </w:r>
            <w:r w:rsidR="008B5FB3" w:rsidRPr="00A6577A">
              <w:rPr>
                <w:b/>
                <w:bCs/>
                <w:spacing w:val="-7"/>
                <w:u w:val="single"/>
              </w:rPr>
              <w:t>_</w:t>
            </w:r>
            <w:r w:rsidR="008B5FB3" w:rsidRPr="00A6577A">
              <w:rPr>
                <w:b/>
                <w:bCs/>
                <w:spacing w:val="-2"/>
                <w:u w:val="single"/>
              </w:rPr>
              <w:t>Name</w:t>
            </w:r>
            <w:proofErr w:type="spellEnd"/>
            <w:r w:rsidR="008B5FB3" w:rsidRPr="00A6577A">
              <w:rPr>
                <w:b/>
                <w:bCs/>
                <w:spacing w:val="-2"/>
                <w:u w:val="single"/>
              </w:rPr>
              <w:t>}}</w:t>
            </w:r>
          </w:p>
          <w:p w14:paraId="20009C02" w14:textId="77777777" w:rsidR="00FD1F8F" w:rsidRDefault="00FD1F8F">
            <w:pPr>
              <w:spacing w:after="0" w:line="240" w:lineRule="auto"/>
            </w:pPr>
          </w:p>
          <w:p w14:paraId="526DC873" w14:textId="77777777" w:rsidR="00FD1F8F" w:rsidRDefault="00FD1F8F">
            <w:pPr>
              <w:pStyle w:val="PDParagraphDefault"/>
            </w:pPr>
          </w:p>
          <w:p w14:paraId="58AFC7CE" w14:textId="77777777" w:rsidR="00FD1F8F" w:rsidRDefault="00000000">
            <w:pPr>
              <w:pStyle w:val="PDParagraphDefault"/>
            </w:pPr>
            <w:proofErr w:type="gramStart"/>
            <w:r>
              <w:t>By :</w:t>
            </w:r>
            <w:proofErr w:type="gramEnd"/>
            <w:r>
              <w:t xml:space="preserve">     _________________________________</w:t>
            </w:r>
          </w:p>
          <w:p w14:paraId="6A91167B" w14:textId="77777777" w:rsidR="00FD1F8F" w:rsidRDefault="00FD1F8F">
            <w:pPr>
              <w:pStyle w:val="PDParagraphDefault"/>
            </w:pPr>
          </w:p>
          <w:p w14:paraId="5B18550F" w14:textId="77777777" w:rsidR="00FD1F8F" w:rsidRDefault="00000000">
            <w:pPr>
              <w:pStyle w:val="PDParagraphDefault"/>
            </w:pPr>
            <w:r>
              <w:t>Name: _________________________________</w:t>
            </w:r>
          </w:p>
          <w:p w14:paraId="4F83FB43" w14:textId="77777777" w:rsidR="00FD1F8F" w:rsidRDefault="00FD1F8F">
            <w:pPr>
              <w:pStyle w:val="PDParagraphDefault"/>
            </w:pPr>
          </w:p>
          <w:p w14:paraId="154B18E0" w14:textId="77777777" w:rsidR="00FD1F8F" w:rsidRDefault="00000000">
            <w:pPr>
              <w:pStyle w:val="PDParagraphDefault"/>
            </w:pPr>
            <w:proofErr w:type="gramStart"/>
            <w:r>
              <w:t>Title :</w:t>
            </w:r>
            <w:proofErr w:type="gramEnd"/>
            <w:r>
              <w:t xml:space="preserve">   _________________________________</w:t>
            </w:r>
          </w:p>
          <w:p w14:paraId="7D06138D" w14:textId="77777777" w:rsidR="00FD1F8F" w:rsidRDefault="00FD1F8F">
            <w:pPr>
              <w:pStyle w:val="PDParagraphDefault"/>
            </w:pPr>
          </w:p>
          <w:p w14:paraId="6D2901AE" w14:textId="77777777" w:rsidR="00FD1F8F" w:rsidRDefault="00000000">
            <w:pPr>
              <w:pStyle w:val="PDParagraphDefault"/>
            </w:pPr>
            <w:proofErr w:type="gramStart"/>
            <w:r>
              <w:t>Date :</w:t>
            </w:r>
            <w:proofErr w:type="gramEnd"/>
            <w:r>
              <w:t xml:space="preserve">  _________________________________</w:t>
            </w:r>
          </w:p>
        </w:tc>
      </w:tr>
    </w:tbl>
    <w:tbl>
      <w:tblPr>
        <w:tblStyle w:val="CustomGrid"/>
        <w:tblW w:w="0" w:type="auto"/>
        <w:jc w:val="center"/>
        <w:tblLook w:val="04A0" w:firstRow="1" w:lastRow="0" w:firstColumn="1" w:lastColumn="0" w:noHBand="0" w:noVBand="1"/>
      </w:tblPr>
      <w:tblGrid>
        <w:gridCol w:w="10714"/>
      </w:tblGrid>
      <w:tr w:rsidR="00FD1F8F" w14:paraId="59DBA53D" w14:textId="77777777">
        <w:trPr>
          <w:jc w:val="center"/>
        </w:trPr>
        <w:tc>
          <w:tcPr>
            <w:tcW w:w="10714" w:type="dxa"/>
            <w:shd w:val="clear" w:color="auto" w:fill="93CDDC"/>
          </w:tcPr>
          <w:p w14:paraId="7BD9493D" w14:textId="77777777" w:rsidR="00FD1F8F" w:rsidRDefault="00000000">
            <w:pPr>
              <w:jc w:val="center"/>
            </w:pPr>
            <w:r>
              <w:rPr>
                <w:b/>
                <w:bCs/>
                <w:sz w:val="23"/>
                <w:szCs w:val="23"/>
              </w:rPr>
              <w:t>TERMS AND CONDITIONS</w:t>
            </w:r>
          </w:p>
        </w:tc>
      </w:tr>
    </w:tbl>
    <w:p w14:paraId="5A5F0D92" w14:textId="77777777" w:rsidR="00FD1F8F" w:rsidRDefault="00FD1F8F">
      <w:pPr>
        <w:spacing w:after="0" w:line="240" w:lineRule="auto"/>
      </w:pPr>
    </w:p>
    <w:p w14:paraId="0B986FE9" w14:textId="77777777" w:rsidR="00FD1F8F"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7209F743" w14:textId="77777777" w:rsidR="00FD1F8F" w:rsidRDefault="00FD1F8F">
      <w:pPr>
        <w:spacing w:after="0" w:line="240" w:lineRule="auto"/>
      </w:pPr>
    </w:p>
    <w:tbl>
      <w:tblPr>
        <w:tblStyle w:val="CustomGrid"/>
        <w:tblW w:w="0" w:type="auto"/>
        <w:jc w:val="center"/>
        <w:tblLook w:val="04A0" w:firstRow="1" w:lastRow="0" w:firstColumn="1" w:lastColumn="0" w:noHBand="0" w:noVBand="1"/>
      </w:tblPr>
      <w:tblGrid>
        <w:gridCol w:w="10714"/>
      </w:tblGrid>
      <w:tr w:rsidR="00FD1F8F" w14:paraId="0A55AC40" w14:textId="77777777">
        <w:trPr>
          <w:jc w:val="center"/>
        </w:trPr>
        <w:tc>
          <w:tcPr>
            <w:tcW w:w="10714" w:type="dxa"/>
            <w:shd w:val="clear" w:color="auto" w:fill="93CDDC"/>
          </w:tcPr>
          <w:p w14:paraId="035FB955" w14:textId="77777777" w:rsidR="00FD1F8F" w:rsidRDefault="00000000">
            <w:pPr>
              <w:jc w:val="center"/>
            </w:pPr>
            <w:r>
              <w:rPr>
                <w:b/>
                <w:bCs/>
                <w:sz w:val="23"/>
                <w:szCs w:val="23"/>
              </w:rPr>
              <w:t>RESTRICTIONS AND RESPONSIBILITIES</w:t>
            </w:r>
          </w:p>
        </w:tc>
      </w:tr>
    </w:tbl>
    <w:p w14:paraId="13BDD9D6" w14:textId="77777777" w:rsidR="00FD1F8F" w:rsidRDefault="00FD1F8F">
      <w:pPr>
        <w:spacing w:after="0" w:line="240" w:lineRule="auto"/>
      </w:pPr>
    </w:p>
    <w:p w14:paraId="755A9E43" w14:textId="77777777" w:rsidR="00FD1F8F" w:rsidRDefault="00000000">
      <w:pPr>
        <w:pStyle w:val="PDParagraphDefault"/>
        <w:jc w:val="both"/>
        <w:sectPr w:rsidR="00FD1F8F">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
        <w:tblW w:w="0" w:type="auto"/>
        <w:jc w:val="center"/>
        <w:tblLook w:val="04A0" w:firstRow="1" w:lastRow="0" w:firstColumn="1" w:lastColumn="0" w:noHBand="0" w:noVBand="1"/>
      </w:tblPr>
      <w:tblGrid>
        <w:gridCol w:w="10714"/>
      </w:tblGrid>
      <w:tr w:rsidR="00FD1F8F" w14:paraId="487550F0" w14:textId="77777777">
        <w:trPr>
          <w:jc w:val="center"/>
        </w:trPr>
        <w:tc>
          <w:tcPr>
            <w:tcW w:w="10714" w:type="dxa"/>
            <w:shd w:val="clear" w:color="auto" w:fill="93CDDC"/>
          </w:tcPr>
          <w:p w14:paraId="30766109" w14:textId="77777777" w:rsidR="00FD1F8F" w:rsidRDefault="00000000">
            <w:pPr>
              <w:jc w:val="center"/>
            </w:pPr>
            <w:r>
              <w:rPr>
                <w:b/>
                <w:bCs/>
                <w:sz w:val="24"/>
                <w:szCs w:val="24"/>
                <w:shd w:val="clear" w:color="auto" w:fill="B6DDE8"/>
              </w:rPr>
              <w:lastRenderedPageBreak/>
              <w:t>CONFIDENTIALITY, PROPRIETARY RIGHTS</w:t>
            </w:r>
          </w:p>
        </w:tc>
      </w:tr>
    </w:tbl>
    <w:p w14:paraId="57AEE9A4" w14:textId="77777777" w:rsidR="00FD1F8F" w:rsidRDefault="00FD1F8F">
      <w:pPr>
        <w:spacing w:after="0" w:line="240" w:lineRule="auto"/>
      </w:pPr>
    </w:p>
    <w:p w14:paraId="6C462C57" w14:textId="77777777" w:rsidR="00FD1F8F"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5B1FF7CB" w14:textId="77777777" w:rsidR="00FD1F8F"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7472200D" w14:textId="77777777" w:rsidR="00FD1F8F" w:rsidRDefault="00000000">
      <w:pPr>
        <w:pStyle w:val="PDParagraphDefault"/>
        <w:jc w:val="both"/>
      </w:pPr>
      <w:r>
        <w:lastRenderedPageBreak/>
        <w:t xml:space="preserve"> </w:t>
      </w:r>
    </w:p>
    <w:p w14:paraId="594495D9" w14:textId="77777777" w:rsidR="00FD1F8F" w:rsidRDefault="00FD1F8F">
      <w:pPr>
        <w:spacing w:after="0" w:line="240" w:lineRule="auto"/>
      </w:pPr>
    </w:p>
    <w:tbl>
      <w:tblPr>
        <w:tblStyle w:val="CustomGrid"/>
        <w:tblW w:w="0" w:type="auto"/>
        <w:jc w:val="center"/>
        <w:tblLook w:val="04A0" w:firstRow="1" w:lastRow="0" w:firstColumn="1" w:lastColumn="0" w:noHBand="0" w:noVBand="1"/>
      </w:tblPr>
      <w:tblGrid>
        <w:gridCol w:w="10714"/>
      </w:tblGrid>
      <w:tr w:rsidR="00FD1F8F" w14:paraId="39D14DEB" w14:textId="77777777">
        <w:trPr>
          <w:jc w:val="center"/>
        </w:trPr>
        <w:tc>
          <w:tcPr>
            <w:tcW w:w="10714" w:type="dxa"/>
            <w:shd w:val="clear" w:color="auto" w:fill="93CDDC"/>
          </w:tcPr>
          <w:p w14:paraId="37357AE0" w14:textId="77777777" w:rsidR="00FD1F8F" w:rsidRDefault="00000000">
            <w:pPr>
              <w:jc w:val="both"/>
            </w:pPr>
            <w:r>
              <w:t xml:space="preserve"> </w:t>
            </w:r>
          </w:p>
          <w:p w14:paraId="19B7C370" w14:textId="77777777" w:rsidR="00FD1F8F" w:rsidRDefault="00000000">
            <w:pPr>
              <w:jc w:val="center"/>
            </w:pPr>
            <w:r>
              <w:rPr>
                <w:b/>
                <w:bCs/>
                <w:sz w:val="24"/>
                <w:szCs w:val="24"/>
                <w:shd w:val="clear" w:color="auto" w:fill="B6DDE8"/>
              </w:rPr>
              <w:t>PAYMENT OF FEES</w:t>
            </w:r>
          </w:p>
        </w:tc>
      </w:tr>
    </w:tbl>
    <w:p w14:paraId="2DA70CFC" w14:textId="77777777" w:rsidR="00FD1F8F" w:rsidRDefault="00FD1F8F">
      <w:pPr>
        <w:spacing w:after="0" w:line="240" w:lineRule="auto"/>
      </w:pPr>
    </w:p>
    <w:p w14:paraId="7CA9E680" w14:textId="77777777" w:rsidR="00FD1F8F"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1CFCBD3B" w14:textId="77777777" w:rsidR="00FD1F8F" w:rsidRDefault="00000000">
      <w:pPr>
        <w:pStyle w:val="PDParagraphDefault"/>
        <w:jc w:val="both"/>
      </w:pPr>
      <w:r>
        <w:rPr>
          <w:sz w:val="24"/>
          <w:szCs w:val="24"/>
        </w:rPr>
        <w:t xml:space="preserve"> </w:t>
      </w:r>
    </w:p>
    <w:p w14:paraId="26F4364F" w14:textId="77777777" w:rsidR="00FD1F8F"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01D43F2F" w14:textId="77777777" w:rsidR="00FD1F8F" w:rsidRDefault="00000000">
      <w:pPr>
        <w:pStyle w:val="PDParagraphDefault"/>
        <w:jc w:val="both"/>
        <w:sectPr w:rsidR="00FD1F8F">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FD1F8F" w14:paraId="00154DA5" w14:textId="77777777">
        <w:trPr>
          <w:jc w:val="center"/>
        </w:trPr>
        <w:tc>
          <w:tcPr>
            <w:tcW w:w="10714" w:type="dxa"/>
            <w:shd w:val="clear" w:color="auto" w:fill="93CDDC"/>
          </w:tcPr>
          <w:p w14:paraId="46889051" w14:textId="77777777" w:rsidR="00FD1F8F" w:rsidRDefault="00000000">
            <w:pPr>
              <w:jc w:val="center"/>
            </w:pPr>
            <w:r>
              <w:rPr>
                <w:b/>
                <w:bCs/>
                <w:sz w:val="24"/>
                <w:szCs w:val="24"/>
                <w:shd w:val="clear" w:color="auto" w:fill="B6DDE8"/>
              </w:rPr>
              <w:lastRenderedPageBreak/>
              <w:t>TERM AND TERMINATION</w:t>
            </w:r>
          </w:p>
        </w:tc>
      </w:tr>
    </w:tbl>
    <w:p w14:paraId="4C5071BB" w14:textId="77777777" w:rsidR="00FD1F8F" w:rsidRDefault="00FD1F8F">
      <w:pPr>
        <w:spacing w:after="0" w:line="240" w:lineRule="auto"/>
      </w:pPr>
    </w:p>
    <w:p w14:paraId="4527F504" w14:textId="77777777" w:rsidR="00FD1F8F"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28EF7904" w14:textId="77777777" w:rsidR="00FD1F8F" w:rsidRDefault="00000000">
      <w:pPr>
        <w:pStyle w:val="PDParagraphDefault"/>
        <w:jc w:val="both"/>
      </w:pPr>
      <w:r>
        <w:t xml:space="preserve"> </w:t>
      </w:r>
    </w:p>
    <w:p w14:paraId="06024AC6" w14:textId="77777777" w:rsidR="00FD1F8F"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20FB49E0" w14:textId="77777777" w:rsidR="00FD1F8F" w:rsidRDefault="00FD1F8F">
      <w:pPr>
        <w:spacing w:after="0" w:line="240" w:lineRule="auto"/>
      </w:pPr>
    </w:p>
    <w:tbl>
      <w:tblPr>
        <w:tblStyle w:val="CustomGrid"/>
        <w:tblW w:w="0" w:type="auto"/>
        <w:jc w:val="center"/>
        <w:tblLook w:val="04A0" w:firstRow="1" w:lastRow="0" w:firstColumn="1" w:lastColumn="0" w:noHBand="0" w:noVBand="1"/>
      </w:tblPr>
      <w:tblGrid>
        <w:gridCol w:w="10714"/>
      </w:tblGrid>
      <w:tr w:rsidR="00FD1F8F" w14:paraId="0396298C" w14:textId="77777777">
        <w:trPr>
          <w:jc w:val="center"/>
        </w:trPr>
        <w:tc>
          <w:tcPr>
            <w:tcW w:w="10714" w:type="dxa"/>
            <w:shd w:val="clear" w:color="auto" w:fill="93CDDC"/>
          </w:tcPr>
          <w:p w14:paraId="634DD5D6" w14:textId="77777777" w:rsidR="00FD1F8F" w:rsidRDefault="00000000">
            <w:pPr>
              <w:jc w:val="both"/>
            </w:pPr>
            <w:r>
              <w:t xml:space="preserve"> </w:t>
            </w:r>
          </w:p>
          <w:p w14:paraId="3C116D2D" w14:textId="77777777" w:rsidR="00FD1F8F" w:rsidRDefault="00000000">
            <w:pPr>
              <w:jc w:val="center"/>
            </w:pPr>
            <w:r>
              <w:rPr>
                <w:b/>
                <w:bCs/>
                <w:sz w:val="24"/>
                <w:szCs w:val="24"/>
                <w:shd w:val="clear" w:color="auto" w:fill="B6DDE8"/>
              </w:rPr>
              <w:t>WARRANTY AND DISCLAIMER</w:t>
            </w:r>
          </w:p>
        </w:tc>
      </w:tr>
    </w:tbl>
    <w:p w14:paraId="32C49D4D" w14:textId="77777777" w:rsidR="00FD1F8F" w:rsidRDefault="00FD1F8F">
      <w:pPr>
        <w:spacing w:after="0" w:line="240" w:lineRule="auto"/>
      </w:pPr>
    </w:p>
    <w:p w14:paraId="3BD36AB7" w14:textId="77777777" w:rsidR="00FD1F8F"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38B1BCDB" w14:textId="77777777" w:rsidR="00FD1F8F" w:rsidRDefault="00000000">
      <w:pPr>
        <w:pStyle w:val="PDParagraphDefault"/>
        <w:jc w:val="both"/>
      </w:pPr>
      <w:r>
        <w:rPr>
          <w:sz w:val="24"/>
          <w:szCs w:val="24"/>
        </w:rPr>
        <w:t xml:space="preserve"> </w:t>
      </w:r>
    </w:p>
    <w:p w14:paraId="15A6F740" w14:textId="77777777" w:rsidR="00FD1F8F" w:rsidRDefault="00000000">
      <w:pPr>
        <w:pStyle w:val="PDParagraphDefault"/>
        <w:jc w:val="both"/>
        <w:sectPr w:rsidR="00FD1F8F">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FD1F8F" w14:paraId="5120462D" w14:textId="77777777">
        <w:trPr>
          <w:jc w:val="center"/>
        </w:trPr>
        <w:tc>
          <w:tcPr>
            <w:tcW w:w="10714" w:type="dxa"/>
            <w:shd w:val="clear" w:color="auto" w:fill="93CDDC"/>
          </w:tcPr>
          <w:p w14:paraId="416815FC" w14:textId="77777777" w:rsidR="00FD1F8F" w:rsidRDefault="00000000">
            <w:pPr>
              <w:jc w:val="center"/>
            </w:pPr>
            <w:r>
              <w:rPr>
                <w:b/>
                <w:bCs/>
                <w:sz w:val="24"/>
                <w:szCs w:val="24"/>
                <w:shd w:val="clear" w:color="auto" w:fill="B6DDE8"/>
              </w:rPr>
              <w:lastRenderedPageBreak/>
              <w:t>INDEMNITY</w:t>
            </w:r>
          </w:p>
        </w:tc>
      </w:tr>
    </w:tbl>
    <w:p w14:paraId="5E31202F" w14:textId="77777777" w:rsidR="00FD1F8F" w:rsidRDefault="00FD1F8F">
      <w:pPr>
        <w:spacing w:after="0" w:line="240" w:lineRule="auto"/>
      </w:pPr>
    </w:p>
    <w:p w14:paraId="1DACA43C" w14:textId="77777777" w:rsidR="00FD1F8F"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032560A0" w14:textId="77777777" w:rsidR="00FD1F8F" w:rsidRDefault="00000000">
      <w:pPr>
        <w:pStyle w:val="PDParagraphDefault"/>
        <w:jc w:val="both"/>
      </w:pPr>
      <w:r>
        <w:rPr>
          <w:sz w:val="24"/>
          <w:szCs w:val="24"/>
        </w:rPr>
        <w:t xml:space="preserve"> </w:t>
      </w:r>
    </w:p>
    <w:p w14:paraId="4BF890E6" w14:textId="77777777" w:rsidR="00FD1F8F" w:rsidRDefault="00000000">
      <w:pPr>
        <w:pStyle w:val="PDParagraphDefault"/>
        <w:jc w:val="both"/>
      </w:pPr>
      <w:r>
        <w:rPr>
          <w:sz w:val="24"/>
          <w:szCs w:val="24"/>
        </w:rPr>
        <w:t xml:space="preserve">1) Not supplied by Company, </w:t>
      </w:r>
    </w:p>
    <w:p w14:paraId="19DB98EF" w14:textId="77777777" w:rsidR="00FD1F8F" w:rsidRDefault="00000000">
      <w:pPr>
        <w:pStyle w:val="PDParagraphDefault"/>
        <w:jc w:val="both"/>
      </w:pPr>
      <w:r>
        <w:rPr>
          <w:sz w:val="24"/>
          <w:szCs w:val="24"/>
        </w:rPr>
        <w:t xml:space="preserve"> </w:t>
      </w:r>
    </w:p>
    <w:p w14:paraId="1886B6FC" w14:textId="77777777" w:rsidR="00FD1F8F" w:rsidRDefault="00000000">
      <w:pPr>
        <w:pStyle w:val="PDParagraphDefault"/>
        <w:jc w:val="both"/>
      </w:pPr>
      <w:r>
        <w:rPr>
          <w:sz w:val="24"/>
          <w:szCs w:val="24"/>
        </w:rPr>
        <w:t xml:space="preserve">2) Made in whole or in part in accordance with Customer specifications, </w:t>
      </w:r>
    </w:p>
    <w:p w14:paraId="032690D5" w14:textId="77777777" w:rsidR="00FD1F8F" w:rsidRDefault="00000000">
      <w:pPr>
        <w:pStyle w:val="PDParagraphDefault"/>
        <w:jc w:val="both"/>
      </w:pPr>
      <w:r>
        <w:rPr>
          <w:sz w:val="24"/>
          <w:szCs w:val="24"/>
        </w:rPr>
        <w:t xml:space="preserve"> </w:t>
      </w:r>
    </w:p>
    <w:p w14:paraId="798EE017" w14:textId="77777777" w:rsidR="00FD1F8F" w:rsidRDefault="00000000">
      <w:pPr>
        <w:pStyle w:val="PDParagraphDefault"/>
        <w:jc w:val="both"/>
      </w:pPr>
      <w:r>
        <w:rPr>
          <w:sz w:val="24"/>
          <w:szCs w:val="24"/>
        </w:rPr>
        <w:t xml:space="preserve">3) That are modified after delivery by Company, </w:t>
      </w:r>
    </w:p>
    <w:p w14:paraId="7937D2B5" w14:textId="77777777" w:rsidR="00FD1F8F" w:rsidRDefault="00000000">
      <w:pPr>
        <w:pStyle w:val="PDParagraphDefault"/>
        <w:jc w:val="both"/>
      </w:pPr>
      <w:r>
        <w:rPr>
          <w:sz w:val="24"/>
          <w:szCs w:val="24"/>
        </w:rPr>
        <w:t xml:space="preserve"> </w:t>
      </w:r>
    </w:p>
    <w:p w14:paraId="6D9B605D" w14:textId="77777777" w:rsidR="00FD1F8F" w:rsidRDefault="00000000">
      <w:pPr>
        <w:pStyle w:val="PDParagraphDefault"/>
        <w:jc w:val="both"/>
      </w:pPr>
      <w:r>
        <w:rPr>
          <w:sz w:val="24"/>
          <w:szCs w:val="24"/>
        </w:rPr>
        <w:t xml:space="preserve">4) Combined with other products, processes or materials where the alleged infringement relates to such combination, </w:t>
      </w:r>
    </w:p>
    <w:p w14:paraId="7CCCBE4D" w14:textId="77777777" w:rsidR="00FD1F8F" w:rsidRDefault="00000000">
      <w:pPr>
        <w:pStyle w:val="PDParagraphDefault"/>
        <w:jc w:val="both"/>
      </w:pPr>
      <w:r>
        <w:rPr>
          <w:sz w:val="24"/>
          <w:szCs w:val="24"/>
        </w:rPr>
        <w:t xml:space="preserve"> </w:t>
      </w:r>
    </w:p>
    <w:p w14:paraId="55AD8D2D" w14:textId="77777777" w:rsidR="00FD1F8F"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7E0DE544" w14:textId="77777777" w:rsidR="00FD1F8F" w:rsidRDefault="00000000">
      <w:pPr>
        <w:pStyle w:val="PDParagraphDefault"/>
        <w:jc w:val="both"/>
      </w:pPr>
      <w:r>
        <w:rPr>
          <w:sz w:val="24"/>
          <w:szCs w:val="24"/>
        </w:rPr>
        <w:t xml:space="preserve"> </w:t>
      </w:r>
    </w:p>
    <w:p w14:paraId="76214D72" w14:textId="77777777" w:rsidR="00FD1F8F"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76A51668" w14:textId="77777777" w:rsidR="00FD1F8F" w:rsidRDefault="00000000">
      <w:pPr>
        <w:pStyle w:val="PDParagraphDefault"/>
        <w:jc w:val="both"/>
      </w:pPr>
      <w:r>
        <w:rPr>
          <w:sz w:val="24"/>
          <w:szCs w:val="24"/>
        </w:rPr>
        <w:t xml:space="preserve"> </w:t>
      </w:r>
    </w:p>
    <w:p w14:paraId="365987B2" w14:textId="77777777" w:rsidR="00FD1F8F" w:rsidRDefault="00000000">
      <w:pPr>
        <w:pStyle w:val="PDParagraphDefault"/>
        <w:jc w:val="both"/>
      </w:pPr>
      <w:r>
        <w:rPr>
          <w:sz w:val="24"/>
          <w:szCs w:val="24"/>
        </w:rPr>
        <w:t xml:space="preserve">B. Obtain for Customer a license to continue using the Service, or </w:t>
      </w:r>
    </w:p>
    <w:p w14:paraId="23B79181" w14:textId="77777777" w:rsidR="00FD1F8F" w:rsidRDefault="00000000">
      <w:pPr>
        <w:pStyle w:val="PDParagraphDefault"/>
        <w:jc w:val="both"/>
      </w:pPr>
      <w:r>
        <w:rPr>
          <w:sz w:val="24"/>
          <w:szCs w:val="24"/>
        </w:rPr>
        <w:t xml:space="preserve"> </w:t>
      </w:r>
    </w:p>
    <w:p w14:paraId="5455D389" w14:textId="77777777" w:rsidR="00FD1F8F"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7BA10828" w14:textId="77777777" w:rsidR="00FD1F8F" w:rsidRDefault="00FD1F8F">
      <w:pPr>
        <w:spacing w:after="0" w:line="240" w:lineRule="auto"/>
      </w:pPr>
    </w:p>
    <w:tbl>
      <w:tblPr>
        <w:tblStyle w:val="CustomGrid"/>
        <w:tblW w:w="0" w:type="auto"/>
        <w:jc w:val="center"/>
        <w:tblLook w:val="04A0" w:firstRow="1" w:lastRow="0" w:firstColumn="1" w:lastColumn="0" w:noHBand="0" w:noVBand="1"/>
      </w:tblPr>
      <w:tblGrid>
        <w:gridCol w:w="10714"/>
      </w:tblGrid>
      <w:tr w:rsidR="00FD1F8F" w14:paraId="63D66581" w14:textId="77777777">
        <w:trPr>
          <w:jc w:val="center"/>
        </w:trPr>
        <w:tc>
          <w:tcPr>
            <w:tcW w:w="10714" w:type="dxa"/>
            <w:shd w:val="clear" w:color="auto" w:fill="93CDDC"/>
          </w:tcPr>
          <w:p w14:paraId="6BC2DB1E" w14:textId="77777777" w:rsidR="00FD1F8F" w:rsidRDefault="00000000">
            <w:pPr>
              <w:jc w:val="both"/>
            </w:pPr>
            <w:r>
              <w:t xml:space="preserve"> </w:t>
            </w:r>
          </w:p>
          <w:p w14:paraId="2D5D0004" w14:textId="77777777" w:rsidR="00FD1F8F" w:rsidRDefault="00000000">
            <w:pPr>
              <w:jc w:val="center"/>
            </w:pPr>
            <w:r>
              <w:rPr>
                <w:b/>
                <w:bCs/>
                <w:sz w:val="24"/>
                <w:szCs w:val="24"/>
                <w:shd w:val="clear" w:color="auto" w:fill="B6DDE8"/>
              </w:rPr>
              <w:t>LIMITATION OF LIABILITY</w:t>
            </w:r>
          </w:p>
        </w:tc>
      </w:tr>
    </w:tbl>
    <w:p w14:paraId="3300EDB7" w14:textId="77777777" w:rsidR="00FD1F8F" w:rsidRDefault="00FD1F8F">
      <w:pPr>
        <w:spacing w:after="0" w:line="240" w:lineRule="auto"/>
      </w:pPr>
    </w:p>
    <w:p w14:paraId="45AC55E1" w14:textId="77777777" w:rsidR="00FD1F8F"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7F676EC1" w14:textId="77777777" w:rsidR="00FD1F8F" w:rsidRDefault="00000000">
      <w:pPr>
        <w:pStyle w:val="PDParagraphDefault"/>
        <w:jc w:val="both"/>
      </w:pPr>
      <w:r>
        <w:rPr>
          <w:sz w:val="24"/>
          <w:szCs w:val="24"/>
        </w:rPr>
        <w:t xml:space="preserve"> </w:t>
      </w:r>
    </w:p>
    <w:p w14:paraId="3E10D009" w14:textId="77777777" w:rsidR="00FD1F8F" w:rsidRDefault="00000000">
      <w:pPr>
        <w:pStyle w:val="PDParagraphDefault"/>
        <w:jc w:val="both"/>
      </w:pPr>
      <w:r>
        <w:rPr>
          <w:sz w:val="24"/>
          <w:szCs w:val="24"/>
        </w:rPr>
        <w:t xml:space="preserve">THERETO UNDER ANY CONTRACT, NEGLIGENCE, STRICT LIABILITY OR OTHER THEORY: </w:t>
      </w:r>
    </w:p>
    <w:p w14:paraId="2609AEBB" w14:textId="77777777" w:rsidR="00FD1F8F" w:rsidRDefault="00000000">
      <w:pPr>
        <w:pStyle w:val="PDParagraphDefault"/>
        <w:jc w:val="both"/>
      </w:pPr>
      <w:r>
        <w:rPr>
          <w:sz w:val="24"/>
          <w:szCs w:val="24"/>
        </w:rPr>
        <w:t xml:space="preserve"> </w:t>
      </w:r>
    </w:p>
    <w:p w14:paraId="5C80FE05" w14:textId="77777777" w:rsidR="00FD1F8F"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5B9DE799" w14:textId="77777777" w:rsidR="00FD1F8F" w:rsidRDefault="00000000">
      <w:pPr>
        <w:pStyle w:val="PDParagraphDefault"/>
        <w:jc w:val="both"/>
      </w:pPr>
      <w:r>
        <w:rPr>
          <w:sz w:val="24"/>
          <w:szCs w:val="24"/>
        </w:rPr>
        <w:t xml:space="preserve"> </w:t>
      </w:r>
    </w:p>
    <w:p w14:paraId="53CAB3FE" w14:textId="77777777" w:rsidR="00FD1F8F"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22680831" w14:textId="77777777" w:rsidR="00FD1F8F" w:rsidRDefault="00000000">
      <w:pPr>
        <w:pStyle w:val="PDParagraphDefault"/>
        <w:jc w:val="both"/>
      </w:pPr>
      <w:r>
        <w:rPr>
          <w:sz w:val="24"/>
          <w:szCs w:val="24"/>
        </w:rPr>
        <w:t xml:space="preserve"> </w:t>
      </w:r>
    </w:p>
    <w:p w14:paraId="0C0F0F61" w14:textId="77777777" w:rsidR="00FD1F8F"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38CDABF8" w14:textId="77777777" w:rsidR="00FD1F8F" w:rsidRDefault="00000000">
      <w:pPr>
        <w:pStyle w:val="PDParagraphDefault"/>
      </w:pPr>
      <w:r>
        <w:rPr>
          <w:sz w:val="24"/>
          <w:szCs w:val="24"/>
        </w:rPr>
        <w:t xml:space="preserve"> </w:t>
      </w:r>
    </w:p>
    <w:p w14:paraId="454B179E" w14:textId="77777777" w:rsidR="00FD1F8F" w:rsidRDefault="00000000">
      <w:pPr>
        <w:pStyle w:val="PDParagraphDefault"/>
      </w:pPr>
      <w:r>
        <w:rPr>
          <w:sz w:val="24"/>
          <w:szCs w:val="24"/>
        </w:rPr>
        <w:t>(D) FOR ANY INDIRECT, EXEMPLARY, INCIDENTAL, SPECIAL OR CONSEQUENTIAL DAMAGES. (E) FOR ANY MATTER BEYOND COMPANY’S REASONABLE CONTROL. OR</w:t>
      </w:r>
    </w:p>
    <w:p w14:paraId="6CD5F006" w14:textId="77777777" w:rsidR="00FD1F8F" w:rsidRDefault="00000000">
      <w:pPr>
        <w:pStyle w:val="PDParagraphDefault"/>
      </w:pPr>
      <w:r>
        <w:rPr>
          <w:sz w:val="24"/>
          <w:szCs w:val="24"/>
        </w:rPr>
        <w:t>(F) FOR ANY AMOUNTS THAT, TOGETHER WITH</w:t>
      </w:r>
    </w:p>
    <w:p w14:paraId="6665F809" w14:textId="77777777" w:rsidR="00FD1F8F" w:rsidRDefault="00000000">
      <w:pPr>
        <w:pStyle w:val="PDParagraphDefault"/>
      </w:pPr>
      <w:r>
        <w:rPr>
          <w:sz w:val="24"/>
          <w:szCs w:val="24"/>
        </w:rPr>
        <w:t xml:space="preserve"> </w:t>
      </w:r>
    </w:p>
    <w:p w14:paraId="70E953CC" w14:textId="77777777" w:rsidR="00FD1F8F" w:rsidRDefault="00000000">
      <w:pPr>
        <w:pStyle w:val="PDParagraphDefault"/>
        <w:sectPr w:rsidR="00FD1F8F">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
        <w:tblW w:w="0" w:type="auto"/>
        <w:jc w:val="center"/>
        <w:tblLook w:val="04A0" w:firstRow="1" w:lastRow="0" w:firstColumn="1" w:lastColumn="0" w:noHBand="0" w:noVBand="1"/>
      </w:tblPr>
      <w:tblGrid>
        <w:gridCol w:w="10714"/>
      </w:tblGrid>
      <w:tr w:rsidR="00FD1F8F" w14:paraId="47402D53" w14:textId="77777777">
        <w:trPr>
          <w:jc w:val="center"/>
        </w:trPr>
        <w:tc>
          <w:tcPr>
            <w:tcW w:w="10714" w:type="dxa"/>
            <w:shd w:val="clear" w:color="auto" w:fill="93CDDC"/>
          </w:tcPr>
          <w:p w14:paraId="4240B3D8" w14:textId="77777777" w:rsidR="00FD1F8F" w:rsidRDefault="00000000">
            <w:pPr>
              <w:jc w:val="center"/>
            </w:pPr>
            <w:r>
              <w:rPr>
                <w:b/>
                <w:bCs/>
                <w:sz w:val="24"/>
                <w:szCs w:val="24"/>
                <w:shd w:val="clear" w:color="auto" w:fill="B6DDE8"/>
              </w:rPr>
              <w:lastRenderedPageBreak/>
              <w:t>MISCELLANEOUS</w:t>
            </w:r>
          </w:p>
        </w:tc>
      </w:tr>
    </w:tbl>
    <w:p w14:paraId="0417AA6A" w14:textId="77777777" w:rsidR="00FD1F8F" w:rsidRDefault="00FD1F8F">
      <w:pPr>
        <w:spacing w:after="0" w:line="240" w:lineRule="auto"/>
      </w:pPr>
    </w:p>
    <w:p w14:paraId="1AF14F25" w14:textId="77777777" w:rsidR="00FD1F8F" w:rsidRDefault="00000000">
      <w:pPr>
        <w:pStyle w:val="PDParagraphDefault"/>
        <w:jc w:val="both"/>
        <w:rPr>
          <w:sz w:val="24"/>
          <w:szCs w:val="24"/>
        </w:r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p w14:paraId="3675FF7B" w14:textId="77777777" w:rsidR="00531F84" w:rsidRDefault="00531F84">
      <w:pPr>
        <w:pStyle w:val="PDParagraphDefault"/>
        <w:jc w:val="both"/>
        <w:rPr>
          <w:sz w:val="24"/>
          <w:szCs w:val="24"/>
        </w:rPr>
      </w:pPr>
    </w:p>
    <w:p w14:paraId="67D6DEA2" w14:textId="77777777" w:rsidR="00531F84" w:rsidRDefault="00531F84">
      <w:pPr>
        <w:pStyle w:val="PDParagraphDefault"/>
        <w:jc w:val="both"/>
        <w:rPr>
          <w:sz w:val="24"/>
          <w:szCs w:val="24"/>
        </w:rPr>
      </w:pPr>
    </w:p>
    <w:p w14:paraId="3927DB99" w14:textId="77777777" w:rsidR="00531F84" w:rsidRDefault="00531F84">
      <w:pPr>
        <w:pStyle w:val="PDParagraphDefault"/>
        <w:jc w:val="both"/>
        <w:rPr>
          <w:sz w:val="24"/>
          <w:szCs w:val="24"/>
        </w:rPr>
      </w:pPr>
    </w:p>
    <w:p w14:paraId="492041E4" w14:textId="77777777" w:rsidR="00531F84" w:rsidRDefault="00531F84">
      <w:pPr>
        <w:pStyle w:val="PDParagraphDefault"/>
        <w:jc w:val="both"/>
        <w:rPr>
          <w:sz w:val="24"/>
          <w:szCs w:val="24"/>
        </w:rPr>
      </w:pPr>
    </w:p>
    <w:p w14:paraId="758CA257" w14:textId="77777777" w:rsidR="00531F84" w:rsidRDefault="00531F84">
      <w:pPr>
        <w:pStyle w:val="PDParagraphDefault"/>
        <w:jc w:val="both"/>
        <w:rPr>
          <w:sz w:val="24"/>
          <w:szCs w:val="24"/>
        </w:rPr>
      </w:pPr>
    </w:p>
    <w:p w14:paraId="2F3CCDA1" w14:textId="77777777" w:rsidR="00531F84" w:rsidRDefault="00531F84">
      <w:pPr>
        <w:pStyle w:val="PDParagraphDefault"/>
        <w:jc w:val="both"/>
        <w:rPr>
          <w:sz w:val="24"/>
          <w:szCs w:val="24"/>
        </w:rPr>
      </w:pPr>
    </w:p>
    <w:p w14:paraId="4AA9743A" w14:textId="77777777" w:rsidR="00531F84" w:rsidRDefault="00531F84">
      <w:pPr>
        <w:pStyle w:val="PDParagraphDefault"/>
        <w:jc w:val="both"/>
        <w:rPr>
          <w:sz w:val="24"/>
          <w:szCs w:val="24"/>
        </w:rPr>
      </w:pPr>
    </w:p>
    <w:p w14:paraId="61DCADA2" w14:textId="77777777" w:rsidR="00531F84" w:rsidRDefault="00531F84">
      <w:pPr>
        <w:pStyle w:val="PDParagraphDefault"/>
        <w:jc w:val="both"/>
      </w:pPr>
    </w:p>
    <w:tbl>
      <w:tblPr>
        <w:tblStyle w:val="CustomGrid"/>
        <w:tblW w:w="0" w:type="auto"/>
        <w:jc w:val="center"/>
        <w:tblLook w:val="04A0" w:firstRow="1" w:lastRow="0" w:firstColumn="1" w:lastColumn="0" w:noHBand="0" w:noVBand="1"/>
      </w:tblPr>
      <w:tblGrid>
        <w:gridCol w:w="10714"/>
      </w:tblGrid>
      <w:tr w:rsidR="00FD1F8F" w14:paraId="5365DEAC" w14:textId="77777777">
        <w:trPr>
          <w:jc w:val="center"/>
        </w:trPr>
        <w:tc>
          <w:tcPr>
            <w:tcW w:w="10714" w:type="dxa"/>
            <w:shd w:val="clear" w:color="auto" w:fill="93CDDC"/>
          </w:tcPr>
          <w:p w14:paraId="69FE1483" w14:textId="77777777" w:rsidR="00FD1F8F" w:rsidRDefault="00000000">
            <w:pPr>
              <w:jc w:val="center"/>
            </w:pPr>
            <w:r>
              <w:rPr>
                <w:b/>
                <w:bCs/>
                <w:sz w:val="24"/>
                <w:szCs w:val="24"/>
                <w:shd w:val="clear" w:color="auto" w:fill="B6DDE8"/>
              </w:rPr>
              <w:lastRenderedPageBreak/>
              <w:t>Exhibit 1- INCLUDED IN MIGRATION</w:t>
            </w:r>
          </w:p>
        </w:tc>
      </w:tr>
    </w:tbl>
    <w:p w14:paraId="061C5AB5" w14:textId="77777777" w:rsidR="00531F84" w:rsidRDefault="00531F84">
      <w:pPr>
        <w:spacing w:after="0" w:line="240" w:lineRule="auto"/>
      </w:pPr>
    </w:p>
    <w:tbl>
      <w:tblPr>
        <w:tblW w:w="0" w:type="auto"/>
        <w:tblInd w:w="44"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CellMar>
          <w:left w:w="0" w:type="dxa"/>
          <w:right w:w="0" w:type="dxa"/>
        </w:tblCellMar>
        <w:tblLook w:val="01E0" w:firstRow="1" w:lastRow="1" w:firstColumn="1" w:lastColumn="1" w:noHBand="0" w:noVBand="0"/>
      </w:tblPr>
      <w:tblGrid>
        <w:gridCol w:w="3525"/>
        <w:gridCol w:w="7200"/>
      </w:tblGrid>
      <w:tr w:rsidR="00531F84" w14:paraId="43B08D4D" w14:textId="77777777" w:rsidTr="00A81896">
        <w:trPr>
          <w:trHeight w:val="389"/>
        </w:trPr>
        <w:tc>
          <w:tcPr>
            <w:tcW w:w="10725" w:type="dxa"/>
            <w:gridSpan w:val="2"/>
            <w:shd w:val="clear" w:color="auto" w:fill="A6A6A6"/>
          </w:tcPr>
          <w:p w14:paraId="08D08CA7" w14:textId="77777777" w:rsidR="00531F84" w:rsidRDefault="00531F84" w:rsidP="00A81896">
            <w:pPr>
              <w:pStyle w:val="TableParagraph"/>
              <w:spacing w:before="58"/>
              <w:ind w:left="14"/>
              <w:jc w:val="center"/>
              <w:rPr>
                <w:rFonts w:ascii="Arial"/>
                <w:b/>
                <w:sz w:val="21"/>
              </w:rPr>
            </w:pPr>
            <w:r>
              <w:rPr>
                <w:rFonts w:ascii="Arial"/>
                <w:b/>
                <w:sz w:val="21"/>
              </w:rPr>
              <w:t>INCLUDED</w:t>
            </w:r>
            <w:r>
              <w:rPr>
                <w:rFonts w:ascii="Arial"/>
                <w:b/>
                <w:spacing w:val="-6"/>
                <w:sz w:val="21"/>
              </w:rPr>
              <w:t xml:space="preserve"> </w:t>
            </w:r>
            <w:r>
              <w:rPr>
                <w:rFonts w:ascii="Arial"/>
                <w:b/>
                <w:sz w:val="21"/>
              </w:rPr>
              <w:t>IN</w:t>
            </w:r>
            <w:r>
              <w:rPr>
                <w:rFonts w:ascii="Arial"/>
                <w:b/>
                <w:spacing w:val="-5"/>
                <w:sz w:val="21"/>
              </w:rPr>
              <w:t xml:space="preserve"> </w:t>
            </w:r>
            <w:r>
              <w:rPr>
                <w:rFonts w:ascii="Arial"/>
                <w:b/>
                <w:sz w:val="21"/>
              </w:rPr>
              <w:t>SLACK</w:t>
            </w:r>
            <w:r>
              <w:rPr>
                <w:rFonts w:ascii="Arial"/>
                <w:b/>
                <w:spacing w:val="-5"/>
                <w:sz w:val="21"/>
              </w:rPr>
              <w:t xml:space="preserve"> </w:t>
            </w:r>
            <w:r>
              <w:rPr>
                <w:rFonts w:ascii="Arial"/>
                <w:b/>
                <w:sz w:val="21"/>
              </w:rPr>
              <w:t>TO</w:t>
            </w:r>
            <w:r>
              <w:rPr>
                <w:rFonts w:ascii="Arial"/>
                <w:b/>
                <w:spacing w:val="-5"/>
                <w:sz w:val="21"/>
              </w:rPr>
              <w:t xml:space="preserve"> </w:t>
            </w:r>
            <w:r>
              <w:rPr>
                <w:rFonts w:ascii="Arial"/>
                <w:b/>
                <w:sz w:val="21"/>
              </w:rPr>
              <w:t>GOOGLE</w:t>
            </w:r>
            <w:r>
              <w:rPr>
                <w:rFonts w:ascii="Arial"/>
                <w:b/>
                <w:spacing w:val="-5"/>
                <w:sz w:val="21"/>
              </w:rPr>
              <w:t xml:space="preserve"> </w:t>
            </w:r>
            <w:r>
              <w:rPr>
                <w:rFonts w:ascii="Arial"/>
                <w:b/>
                <w:sz w:val="21"/>
              </w:rPr>
              <w:t>CHAT</w:t>
            </w:r>
            <w:r>
              <w:rPr>
                <w:rFonts w:ascii="Arial"/>
                <w:b/>
                <w:spacing w:val="-5"/>
                <w:sz w:val="21"/>
              </w:rPr>
              <w:t xml:space="preserve"> </w:t>
            </w:r>
            <w:r>
              <w:rPr>
                <w:rFonts w:ascii="Arial"/>
                <w:b/>
                <w:sz w:val="21"/>
              </w:rPr>
              <w:t>MIGRATION</w:t>
            </w:r>
            <w:r>
              <w:rPr>
                <w:rFonts w:ascii="Arial"/>
                <w:b/>
                <w:spacing w:val="-5"/>
                <w:sz w:val="21"/>
              </w:rPr>
              <w:t xml:space="preserve"> </w:t>
            </w:r>
            <w:r>
              <w:rPr>
                <w:rFonts w:ascii="Arial"/>
                <w:b/>
                <w:spacing w:val="-2"/>
                <w:sz w:val="21"/>
              </w:rPr>
              <w:t>FEATURES</w:t>
            </w:r>
          </w:p>
        </w:tc>
      </w:tr>
      <w:tr w:rsidR="00531F84" w14:paraId="153F1A66" w14:textId="77777777" w:rsidTr="00A81896">
        <w:trPr>
          <w:trHeight w:val="599"/>
        </w:trPr>
        <w:tc>
          <w:tcPr>
            <w:tcW w:w="3525" w:type="dxa"/>
          </w:tcPr>
          <w:p w14:paraId="6729AA5F" w14:textId="77777777" w:rsidR="00531F84" w:rsidRDefault="00531F84" w:rsidP="00A81896">
            <w:pPr>
              <w:pStyle w:val="TableParagraph"/>
              <w:ind w:left="67"/>
              <w:rPr>
                <w:rFonts w:ascii="Arial"/>
                <w:b/>
                <w:sz w:val="19"/>
              </w:rPr>
            </w:pPr>
            <w:r>
              <w:rPr>
                <w:rFonts w:ascii="Arial"/>
                <w:b/>
                <w:sz w:val="19"/>
              </w:rPr>
              <w:t>One</w:t>
            </w:r>
            <w:r>
              <w:rPr>
                <w:rFonts w:ascii="Arial"/>
                <w:b/>
                <w:spacing w:val="7"/>
                <w:sz w:val="19"/>
              </w:rPr>
              <w:t xml:space="preserve"> </w:t>
            </w:r>
            <w:r>
              <w:rPr>
                <w:rFonts w:ascii="Arial"/>
                <w:b/>
                <w:sz w:val="19"/>
              </w:rPr>
              <w:t>Time</w:t>
            </w:r>
            <w:r>
              <w:rPr>
                <w:rFonts w:ascii="Arial"/>
                <w:b/>
                <w:spacing w:val="7"/>
                <w:sz w:val="19"/>
              </w:rPr>
              <w:t xml:space="preserve"> </w:t>
            </w:r>
            <w:r>
              <w:rPr>
                <w:rFonts w:ascii="Arial"/>
                <w:b/>
                <w:spacing w:val="-2"/>
                <w:sz w:val="19"/>
              </w:rPr>
              <w:t>Migration</w:t>
            </w:r>
          </w:p>
        </w:tc>
        <w:tc>
          <w:tcPr>
            <w:tcW w:w="7200" w:type="dxa"/>
          </w:tcPr>
          <w:p w14:paraId="4479F1D4" w14:textId="77777777" w:rsidR="00531F84" w:rsidRDefault="00531F84" w:rsidP="00A81896">
            <w:pPr>
              <w:pStyle w:val="TableParagraph"/>
              <w:spacing w:line="264" w:lineRule="auto"/>
              <w:ind w:right="269"/>
              <w:rPr>
                <w:sz w:val="19"/>
              </w:rPr>
            </w:pPr>
            <w:r>
              <w:rPr>
                <w:sz w:val="19"/>
              </w:rPr>
              <w:t>Migration of all files/folders from source to destination in the source cloud at the start of one-time migration</w:t>
            </w:r>
          </w:p>
        </w:tc>
      </w:tr>
      <w:tr w:rsidR="00531F84" w14:paraId="03B82FA3" w14:textId="77777777" w:rsidTr="00A81896">
        <w:trPr>
          <w:trHeight w:val="614"/>
        </w:trPr>
        <w:tc>
          <w:tcPr>
            <w:tcW w:w="3525" w:type="dxa"/>
          </w:tcPr>
          <w:p w14:paraId="30E4805D" w14:textId="77777777" w:rsidR="00531F84" w:rsidRDefault="00531F84" w:rsidP="00A81896">
            <w:pPr>
              <w:pStyle w:val="TableParagraph"/>
              <w:ind w:left="67"/>
              <w:rPr>
                <w:rFonts w:ascii="Arial"/>
                <w:b/>
                <w:sz w:val="19"/>
              </w:rPr>
            </w:pPr>
            <w:r>
              <w:rPr>
                <w:rFonts w:ascii="Arial"/>
                <w:b/>
                <w:sz w:val="19"/>
              </w:rPr>
              <w:t>Public</w:t>
            </w:r>
            <w:r>
              <w:rPr>
                <w:rFonts w:ascii="Arial"/>
                <w:b/>
                <w:spacing w:val="15"/>
                <w:sz w:val="19"/>
              </w:rPr>
              <w:t xml:space="preserve"> </w:t>
            </w:r>
            <w:r>
              <w:rPr>
                <w:rFonts w:ascii="Arial"/>
                <w:b/>
                <w:sz w:val="19"/>
              </w:rPr>
              <w:t>Channels</w:t>
            </w:r>
            <w:r>
              <w:rPr>
                <w:rFonts w:ascii="Arial"/>
                <w:b/>
                <w:spacing w:val="15"/>
                <w:sz w:val="19"/>
              </w:rPr>
              <w:t xml:space="preserve"> </w:t>
            </w:r>
            <w:r>
              <w:rPr>
                <w:rFonts w:ascii="Arial"/>
                <w:b/>
                <w:spacing w:val="-2"/>
                <w:sz w:val="19"/>
              </w:rPr>
              <w:t>Migration</w:t>
            </w:r>
          </w:p>
        </w:tc>
        <w:tc>
          <w:tcPr>
            <w:tcW w:w="7200" w:type="dxa"/>
          </w:tcPr>
          <w:p w14:paraId="491D4A4C" w14:textId="77777777" w:rsidR="00531F84" w:rsidRDefault="00531F84" w:rsidP="00A81896">
            <w:pPr>
              <w:pStyle w:val="TableParagraph"/>
              <w:spacing w:line="264" w:lineRule="auto"/>
              <w:ind w:right="269"/>
              <w:rPr>
                <w:sz w:val="19"/>
              </w:rPr>
            </w:pPr>
            <w:r>
              <w:rPr>
                <w:sz w:val="19"/>
              </w:rPr>
              <w:t>Transferring public channels from Slack to Google Chat, including all associated messages, attachments, and other content.</w:t>
            </w:r>
          </w:p>
        </w:tc>
      </w:tr>
      <w:tr w:rsidR="00531F84" w14:paraId="59845CA4" w14:textId="77777777" w:rsidTr="00A81896">
        <w:trPr>
          <w:trHeight w:val="599"/>
        </w:trPr>
        <w:tc>
          <w:tcPr>
            <w:tcW w:w="3525" w:type="dxa"/>
          </w:tcPr>
          <w:p w14:paraId="4C083484" w14:textId="77777777" w:rsidR="00531F84" w:rsidRDefault="00531F84" w:rsidP="00A81896">
            <w:pPr>
              <w:pStyle w:val="TableParagraph"/>
              <w:ind w:left="67"/>
              <w:rPr>
                <w:rFonts w:ascii="Arial"/>
                <w:b/>
                <w:sz w:val="19"/>
              </w:rPr>
            </w:pPr>
            <w:r>
              <w:rPr>
                <w:rFonts w:ascii="Arial"/>
                <w:b/>
                <w:sz w:val="19"/>
              </w:rPr>
              <w:t>Private</w:t>
            </w:r>
            <w:r>
              <w:rPr>
                <w:rFonts w:ascii="Arial"/>
                <w:b/>
                <w:spacing w:val="15"/>
                <w:sz w:val="19"/>
              </w:rPr>
              <w:t xml:space="preserve"> </w:t>
            </w:r>
            <w:r>
              <w:rPr>
                <w:rFonts w:ascii="Arial"/>
                <w:b/>
                <w:sz w:val="19"/>
              </w:rPr>
              <w:t>Channels</w:t>
            </w:r>
            <w:r>
              <w:rPr>
                <w:rFonts w:ascii="Arial"/>
                <w:b/>
                <w:spacing w:val="16"/>
                <w:sz w:val="19"/>
              </w:rPr>
              <w:t xml:space="preserve"> </w:t>
            </w:r>
            <w:r>
              <w:rPr>
                <w:rFonts w:ascii="Arial"/>
                <w:b/>
                <w:spacing w:val="-2"/>
                <w:sz w:val="19"/>
              </w:rPr>
              <w:t>Migration</w:t>
            </w:r>
          </w:p>
        </w:tc>
        <w:tc>
          <w:tcPr>
            <w:tcW w:w="7200" w:type="dxa"/>
          </w:tcPr>
          <w:p w14:paraId="71D37D8C" w14:textId="77777777" w:rsidR="00531F84" w:rsidRDefault="00531F84" w:rsidP="00A81896">
            <w:pPr>
              <w:pStyle w:val="TableParagraph"/>
              <w:spacing w:line="264" w:lineRule="auto"/>
              <w:ind w:right="269"/>
              <w:rPr>
                <w:sz w:val="19"/>
              </w:rPr>
            </w:pPr>
            <w:r>
              <w:rPr>
                <w:sz w:val="19"/>
              </w:rPr>
              <w:t>Migrating private channels from Slack to Google Chat, preserving message history and content while maintaining the appropriate access restrictions.</w:t>
            </w:r>
          </w:p>
        </w:tc>
      </w:tr>
      <w:tr w:rsidR="00531F84" w14:paraId="769CABD6" w14:textId="77777777" w:rsidTr="00A81896">
        <w:trPr>
          <w:trHeight w:val="614"/>
        </w:trPr>
        <w:tc>
          <w:tcPr>
            <w:tcW w:w="3525" w:type="dxa"/>
          </w:tcPr>
          <w:p w14:paraId="45E2F84A" w14:textId="77777777" w:rsidR="00531F84" w:rsidRDefault="00531F84" w:rsidP="00A81896">
            <w:pPr>
              <w:pStyle w:val="TableParagraph"/>
              <w:ind w:left="67"/>
              <w:rPr>
                <w:rFonts w:ascii="Arial"/>
                <w:b/>
                <w:sz w:val="19"/>
              </w:rPr>
            </w:pPr>
            <w:r>
              <w:rPr>
                <w:rFonts w:ascii="Arial"/>
                <w:b/>
                <w:sz w:val="19"/>
              </w:rPr>
              <w:t>Channel</w:t>
            </w:r>
            <w:r>
              <w:rPr>
                <w:rFonts w:ascii="Arial"/>
                <w:b/>
                <w:spacing w:val="14"/>
                <w:sz w:val="19"/>
              </w:rPr>
              <w:t xml:space="preserve"> </w:t>
            </w:r>
            <w:r>
              <w:rPr>
                <w:rFonts w:ascii="Arial"/>
                <w:b/>
                <w:spacing w:val="-2"/>
                <w:sz w:val="19"/>
              </w:rPr>
              <w:t>Members</w:t>
            </w:r>
          </w:p>
        </w:tc>
        <w:tc>
          <w:tcPr>
            <w:tcW w:w="7200" w:type="dxa"/>
          </w:tcPr>
          <w:p w14:paraId="2F5BFA43" w14:textId="77777777" w:rsidR="00531F84" w:rsidRDefault="00531F84" w:rsidP="00A81896">
            <w:pPr>
              <w:pStyle w:val="TableParagraph"/>
              <w:spacing w:line="264" w:lineRule="auto"/>
              <w:ind w:right="269"/>
              <w:rPr>
                <w:sz w:val="19"/>
              </w:rPr>
            </w:pPr>
            <w:r>
              <w:rPr>
                <w:sz w:val="19"/>
              </w:rPr>
              <w:t>Ensuring that all members of the migrated channels are correctly transferred to Google Chat, maintaining the same membership and permissions.</w:t>
            </w:r>
          </w:p>
        </w:tc>
      </w:tr>
      <w:tr w:rsidR="00531F84" w14:paraId="1E577E98" w14:textId="77777777" w:rsidTr="00A81896">
        <w:trPr>
          <w:trHeight w:val="599"/>
        </w:trPr>
        <w:tc>
          <w:tcPr>
            <w:tcW w:w="3525" w:type="dxa"/>
          </w:tcPr>
          <w:p w14:paraId="7379263A" w14:textId="77777777" w:rsidR="00531F84" w:rsidRDefault="00531F84" w:rsidP="00A81896">
            <w:pPr>
              <w:pStyle w:val="TableParagraph"/>
              <w:ind w:left="67"/>
              <w:rPr>
                <w:rFonts w:ascii="Arial"/>
                <w:b/>
                <w:sz w:val="19"/>
              </w:rPr>
            </w:pPr>
            <w:r>
              <w:rPr>
                <w:rFonts w:ascii="Arial"/>
                <w:b/>
                <w:sz w:val="19"/>
              </w:rPr>
              <w:t>Message</w:t>
            </w:r>
            <w:r>
              <w:rPr>
                <w:rFonts w:ascii="Arial"/>
                <w:b/>
                <w:spacing w:val="15"/>
                <w:sz w:val="19"/>
              </w:rPr>
              <w:t xml:space="preserve"> </w:t>
            </w:r>
            <w:r>
              <w:rPr>
                <w:rFonts w:ascii="Arial"/>
                <w:b/>
                <w:sz w:val="19"/>
              </w:rPr>
              <w:t>Posted</w:t>
            </w:r>
            <w:r>
              <w:rPr>
                <w:rFonts w:ascii="Arial"/>
                <w:b/>
                <w:spacing w:val="15"/>
                <w:sz w:val="19"/>
              </w:rPr>
              <w:t xml:space="preserve"> </w:t>
            </w:r>
            <w:r>
              <w:rPr>
                <w:rFonts w:ascii="Arial"/>
                <w:b/>
                <w:spacing w:val="-2"/>
                <w:sz w:val="19"/>
              </w:rPr>
              <w:t>Username</w:t>
            </w:r>
          </w:p>
        </w:tc>
        <w:tc>
          <w:tcPr>
            <w:tcW w:w="7200" w:type="dxa"/>
          </w:tcPr>
          <w:p w14:paraId="09BC7815" w14:textId="77777777" w:rsidR="00531F84" w:rsidRDefault="00531F84" w:rsidP="00A81896">
            <w:pPr>
              <w:pStyle w:val="TableParagraph"/>
              <w:spacing w:line="264" w:lineRule="auto"/>
              <w:ind w:right="269"/>
              <w:rPr>
                <w:sz w:val="19"/>
              </w:rPr>
            </w:pPr>
            <w:r>
              <w:rPr>
                <w:sz w:val="19"/>
              </w:rPr>
              <w:t>Retaining the information about the user who posted each message during the migration process, enabling proper attribution.</w:t>
            </w:r>
          </w:p>
        </w:tc>
      </w:tr>
      <w:tr w:rsidR="00531F84" w14:paraId="0D28EDA1" w14:textId="77777777" w:rsidTr="00A81896">
        <w:trPr>
          <w:trHeight w:val="614"/>
        </w:trPr>
        <w:tc>
          <w:tcPr>
            <w:tcW w:w="3525" w:type="dxa"/>
          </w:tcPr>
          <w:p w14:paraId="1DA05334" w14:textId="77777777" w:rsidR="00531F84" w:rsidRDefault="00531F84" w:rsidP="00A81896">
            <w:pPr>
              <w:pStyle w:val="TableParagraph"/>
              <w:ind w:left="67"/>
              <w:rPr>
                <w:rFonts w:ascii="Arial"/>
                <w:b/>
                <w:sz w:val="19"/>
              </w:rPr>
            </w:pPr>
            <w:r>
              <w:rPr>
                <w:rFonts w:ascii="Arial"/>
                <w:b/>
                <w:sz w:val="19"/>
              </w:rPr>
              <w:t>Text</w:t>
            </w:r>
            <w:r>
              <w:rPr>
                <w:rFonts w:ascii="Arial"/>
                <w:b/>
                <w:spacing w:val="-7"/>
                <w:sz w:val="19"/>
              </w:rPr>
              <w:t xml:space="preserve"> </w:t>
            </w:r>
            <w:r>
              <w:rPr>
                <w:rFonts w:ascii="Arial"/>
                <w:b/>
                <w:spacing w:val="-2"/>
                <w:sz w:val="19"/>
              </w:rPr>
              <w:t>Messages</w:t>
            </w:r>
          </w:p>
        </w:tc>
        <w:tc>
          <w:tcPr>
            <w:tcW w:w="7200" w:type="dxa"/>
          </w:tcPr>
          <w:p w14:paraId="2AA4BE65" w14:textId="77777777" w:rsidR="00531F84" w:rsidRDefault="00531F84" w:rsidP="00A81896">
            <w:pPr>
              <w:pStyle w:val="TableParagraph"/>
              <w:spacing w:line="264" w:lineRule="auto"/>
              <w:ind w:right="269"/>
              <w:rPr>
                <w:sz w:val="19"/>
              </w:rPr>
            </w:pPr>
            <w:r>
              <w:rPr>
                <w:sz w:val="19"/>
              </w:rPr>
              <w:t xml:space="preserve">Transferring regular messages from Slack to Google Chat, including </w:t>
            </w:r>
            <w:proofErr w:type="spellStart"/>
            <w:r>
              <w:rPr>
                <w:sz w:val="19"/>
              </w:rPr>
              <w:t>textbased</w:t>
            </w:r>
            <w:proofErr w:type="spellEnd"/>
            <w:r>
              <w:rPr>
                <w:sz w:val="19"/>
              </w:rPr>
              <w:t xml:space="preserve"> communication between users.</w:t>
            </w:r>
          </w:p>
        </w:tc>
      </w:tr>
      <w:tr w:rsidR="00531F84" w14:paraId="7FE11FD5" w14:textId="77777777" w:rsidTr="00A81896">
        <w:trPr>
          <w:trHeight w:val="599"/>
        </w:trPr>
        <w:tc>
          <w:tcPr>
            <w:tcW w:w="3525" w:type="dxa"/>
          </w:tcPr>
          <w:p w14:paraId="7630F128" w14:textId="77777777" w:rsidR="00531F84" w:rsidRDefault="00531F84" w:rsidP="00A81896">
            <w:pPr>
              <w:pStyle w:val="TableParagraph"/>
              <w:ind w:left="67"/>
              <w:rPr>
                <w:rFonts w:ascii="Arial"/>
                <w:b/>
                <w:sz w:val="19"/>
              </w:rPr>
            </w:pPr>
            <w:r>
              <w:rPr>
                <w:rFonts w:ascii="Arial"/>
                <w:b/>
                <w:spacing w:val="-2"/>
                <w:sz w:val="19"/>
              </w:rPr>
              <w:t>Threads</w:t>
            </w:r>
          </w:p>
        </w:tc>
        <w:tc>
          <w:tcPr>
            <w:tcW w:w="7200" w:type="dxa"/>
          </w:tcPr>
          <w:p w14:paraId="4EA08A29" w14:textId="77777777" w:rsidR="00531F84" w:rsidRDefault="00531F84" w:rsidP="00A81896">
            <w:pPr>
              <w:pStyle w:val="TableParagraph"/>
              <w:spacing w:line="264" w:lineRule="auto"/>
              <w:ind w:right="269"/>
              <w:rPr>
                <w:sz w:val="19"/>
              </w:rPr>
            </w:pPr>
            <w:r>
              <w:rPr>
                <w:sz w:val="19"/>
              </w:rPr>
              <w:t>Preserving threaded conversations within channels, allowing users to follow and participate in ongoing discussions</w:t>
            </w:r>
          </w:p>
        </w:tc>
      </w:tr>
      <w:tr w:rsidR="00531F84" w14:paraId="5A8BBCA7" w14:textId="77777777" w:rsidTr="00A81896">
        <w:trPr>
          <w:trHeight w:val="614"/>
        </w:trPr>
        <w:tc>
          <w:tcPr>
            <w:tcW w:w="3525" w:type="dxa"/>
          </w:tcPr>
          <w:p w14:paraId="7A8F1F84" w14:textId="77777777" w:rsidR="00531F84" w:rsidRDefault="00531F84" w:rsidP="00A81896">
            <w:pPr>
              <w:pStyle w:val="TableParagraph"/>
              <w:ind w:left="67"/>
              <w:rPr>
                <w:rFonts w:ascii="Arial"/>
                <w:b/>
                <w:sz w:val="19"/>
              </w:rPr>
            </w:pPr>
            <w:r>
              <w:rPr>
                <w:rFonts w:ascii="Arial"/>
                <w:b/>
                <w:spacing w:val="-2"/>
                <w:sz w:val="19"/>
              </w:rPr>
              <w:t>Attachments</w:t>
            </w:r>
          </w:p>
        </w:tc>
        <w:tc>
          <w:tcPr>
            <w:tcW w:w="7200" w:type="dxa"/>
          </w:tcPr>
          <w:p w14:paraId="5FB915F2" w14:textId="77777777" w:rsidR="00531F84" w:rsidRDefault="00531F84" w:rsidP="00A81896">
            <w:pPr>
              <w:pStyle w:val="TableParagraph"/>
              <w:spacing w:line="264" w:lineRule="auto"/>
              <w:ind w:right="269"/>
              <w:rPr>
                <w:sz w:val="19"/>
              </w:rPr>
            </w:pPr>
            <w:r>
              <w:rPr>
                <w:sz w:val="19"/>
              </w:rPr>
              <w:t>Migrating file attachments shared within channels, ensuring that all relevant files are transferred and accessible in Google Chat.</w:t>
            </w:r>
          </w:p>
        </w:tc>
      </w:tr>
      <w:tr w:rsidR="00531F84" w14:paraId="30A8F7B2" w14:textId="77777777" w:rsidTr="00A81896">
        <w:trPr>
          <w:trHeight w:val="599"/>
        </w:trPr>
        <w:tc>
          <w:tcPr>
            <w:tcW w:w="3525" w:type="dxa"/>
          </w:tcPr>
          <w:p w14:paraId="3DD14768" w14:textId="77777777" w:rsidR="00531F84" w:rsidRDefault="00531F84" w:rsidP="00A81896">
            <w:pPr>
              <w:pStyle w:val="TableParagraph"/>
              <w:ind w:left="67"/>
              <w:rPr>
                <w:rFonts w:ascii="Arial"/>
                <w:b/>
                <w:sz w:val="19"/>
              </w:rPr>
            </w:pPr>
            <w:r>
              <w:rPr>
                <w:rFonts w:ascii="Arial"/>
                <w:b/>
                <w:sz w:val="19"/>
              </w:rPr>
              <w:t>User</w:t>
            </w:r>
            <w:r>
              <w:rPr>
                <w:rFonts w:ascii="Arial"/>
                <w:b/>
                <w:spacing w:val="10"/>
                <w:sz w:val="19"/>
              </w:rPr>
              <w:t xml:space="preserve"> </w:t>
            </w:r>
            <w:r>
              <w:rPr>
                <w:rFonts w:ascii="Arial"/>
                <w:b/>
                <w:sz w:val="19"/>
              </w:rPr>
              <w:t>Mentions</w:t>
            </w:r>
            <w:r>
              <w:rPr>
                <w:rFonts w:ascii="Arial"/>
                <w:b/>
                <w:spacing w:val="11"/>
                <w:sz w:val="19"/>
              </w:rPr>
              <w:t xml:space="preserve"> </w:t>
            </w:r>
            <w:proofErr w:type="gramStart"/>
            <w:r>
              <w:rPr>
                <w:rFonts w:ascii="Arial"/>
                <w:b/>
                <w:sz w:val="19"/>
              </w:rPr>
              <w:t>In</w:t>
            </w:r>
            <w:proofErr w:type="gramEnd"/>
            <w:r>
              <w:rPr>
                <w:rFonts w:ascii="Arial"/>
                <w:b/>
                <w:spacing w:val="11"/>
                <w:sz w:val="19"/>
              </w:rPr>
              <w:t xml:space="preserve"> </w:t>
            </w:r>
            <w:r>
              <w:rPr>
                <w:rFonts w:ascii="Arial"/>
                <w:b/>
                <w:sz w:val="19"/>
              </w:rPr>
              <w:t>Direct</w:t>
            </w:r>
            <w:r>
              <w:rPr>
                <w:rFonts w:ascii="Arial"/>
                <w:b/>
                <w:spacing w:val="11"/>
                <w:sz w:val="19"/>
              </w:rPr>
              <w:t xml:space="preserve"> </w:t>
            </w:r>
            <w:r>
              <w:rPr>
                <w:rFonts w:ascii="Arial"/>
                <w:b/>
                <w:spacing w:val="-2"/>
                <w:sz w:val="19"/>
              </w:rPr>
              <w:t>Messages</w:t>
            </w:r>
          </w:p>
        </w:tc>
        <w:tc>
          <w:tcPr>
            <w:tcW w:w="7200" w:type="dxa"/>
          </w:tcPr>
          <w:p w14:paraId="20AD3A79" w14:textId="77777777" w:rsidR="00531F84" w:rsidRDefault="00531F84" w:rsidP="00A81896">
            <w:pPr>
              <w:pStyle w:val="TableParagraph"/>
              <w:spacing w:line="264" w:lineRule="auto"/>
              <w:ind w:right="269"/>
              <w:rPr>
                <w:sz w:val="19"/>
              </w:rPr>
            </w:pPr>
            <w:r>
              <w:rPr>
                <w:sz w:val="19"/>
              </w:rPr>
              <w:t>Retaining user mentions in messages during the migration, ensuring that notifications and references to specific users are preserved.</w:t>
            </w:r>
          </w:p>
        </w:tc>
      </w:tr>
      <w:tr w:rsidR="00531F84" w14:paraId="7E7574C4" w14:textId="77777777" w:rsidTr="00A81896">
        <w:trPr>
          <w:trHeight w:val="614"/>
        </w:trPr>
        <w:tc>
          <w:tcPr>
            <w:tcW w:w="3525" w:type="dxa"/>
          </w:tcPr>
          <w:p w14:paraId="5D3322EE" w14:textId="77777777" w:rsidR="00531F84" w:rsidRDefault="00531F84" w:rsidP="00A81896">
            <w:pPr>
              <w:pStyle w:val="TableParagraph"/>
              <w:ind w:left="67"/>
              <w:rPr>
                <w:rFonts w:ascii="Arial"/>
                <w:b/>
                <w:sz w:val="19"/>
              </w:rPr>
            </w:pPr>
            <w:r>
              <w:rPr>
                <w:rFonts w:ascii="Arial"/>
                <w:b/>
                <w:spacing w:val="-2"/>
                <w:sz w:val="19"/>
              </w:rPr>
              <w:t>Emojis</w:t>
            </w:r>
          </w:p>
        </w:tc>
        <w:tc>
          <w:tcPr>
            <w:tcW w:w="7200" w:type="dxa"/>
          </w:tcPr>
          <w:p w14:paraId="0DCFF84E" w14:textId="77777777" w:rsidR="00531F84" w:rsidRDefault="00531F84" w:rsidP="00A81896">
            <w:pPr>
              <w:pStyle w:val="TableParagraph"/>
              <w:spacing w:line="264" w:lineRule="auto"/>
              <w:ind w:right="269"/>
              <w:rPr>
                <w:sz w:val="19"/>
              </w:rPr>
            </w:pPr>
            <w:r>
              <w:rPr>
                <w:sz w:val="19"/>
              </w:rPr>
              <w:t>Transferring emojis used in Slack to Google Chat, maintaining the same expressions and visual elements in the migrated content.</w:t>
            </w:r>
          </w:p>
        </w:tc>
      </w:tr>
      <w:tr w:rsidR="00531F84" w14:paraId="2D9DB3AE" w14:textId="77777777" w:rsidTr="00A81896">
        <w:trPr>
          <w:trHeight w:val="599"/>
        </w:trPr>
        <w:tc>
          <w:tcPr>
            <w:tcW w:w="3525" w:type="dxa"/>
          </w:tcPr>
          <w:p w14:paraId="7B0D7863" w14:textId="77777777" w:rsidR="00531F84" w:rsidRDefault="00531F84" w:rsidP="00A81896">
            <w:pPr>
              <w:pStyle w:val="TableParagraph"/>
              <w:ind w:left="67"/>
              <w:rPr>
                <w:rFonts w:ascii="Arial"/>
                <w:b/>
                <w:sz w:val="19"/>
              </w:rPr>
            </w:pPr>
            <w:r>
              <w:rPr>
                <w:rFonts w:ascii="Arial"/>
                <w:b/>
                <w:sz w:val="19"/>
              </w:rPr>
              <w:t>Direct</w:t>
            </w:r>
            <w:r>
              <w:rPr>
                <w:rFonts w:ascii="Arial"/>
                <w:b/>
                <w:spacing w:val="15"/>
                <w:sz w:val="19"/>
              </w:rPr>
              <w:t xml:space="preserve"> </w:t>
            </w:r>
            <w:r>
              <w:rPr>
                <w:rFonts w:ascii="Arial"/>
                <w:b/>
                <w:sz w:val="19"/>
              </w:rPr>
              <w:t>Messages</w:t>
            </w:r>
            <w:r>
              <w:rPr>
                <w:rFonts w:ascii="Arial"/>
                <w:b/>
                <w:spacing w:val="15"/>
                <w:sz w:val="19"/>
              </w:rPr>
              <w:t xml:space="preserve"> </w:t>
            </w:r>
            <w:r>
              <w:rPr>
                <w:rFonts w:ascii="Arial"/>
                <w:b/>
                <w:spacing w:val="-2"/>
                <w:sz w:val="19"/>
              </w:rPr>
              <w:t>Migration</w:t>
            </w:r>
          </w:p>
        </w:tc>
        <w:tc>
          <w:tcPr>
            <w:tcW w:w="7200" w:type="dxa"/>
          </w:tcPr>
          <w:p w14:paraId="4ED07177" w14:textId="77777777" w:rsidR="00531F84" w:rsidRDefault="00531F84" w:rsidP="00A81896">
            <w:pPr>
              <w:pStyle w:val="TableParagraph"/>
              <w:spacing w:line="264" w:lineRule="auto"/>
              <w:ind w:right="269"/>
              <w:rPr>
                <w:sz w:val="19"/>
              </w:rPr>
            </w:pPr>
            <w:r>
              <w:rPr>
                <w:sz w:val="19"/>
              </w:rPr>
              <w:t>Migrating one-on-one conversations or direct messages from Slack to Google Chat, ensuring that private communication is transferred securely.</w:t>
            </w:r>
          </w:p>
        </w:tc>
      </w:tr>
      <w:tr w:rsidR="00531F84" w14:paraId="5EA2E13E" w14:textId="77777777" w:rsidTr="00A81896">
        <w:trPr>
          <w:trHeight w:val="614"/>
        </w:trPr>
        <w:tc>
          <w:tcPr>
            <w:tcW w:w="3525" w:type="dxa"/>
          </w:tcPr>
          <w:p w14:paraId="1602DEB3" w14:textId="77777777" w:rsidR="00531F84" w:rsidRDefault="00531F84" w:rsidP="00A81896">
            <w:pPr>
              <w:pStyle w:val="TableParagraph"/>
              <w:ind w:left="67"/>
              <w:rPr>
                <w:rFonts w:ascii="Arial"/>
                <w:b/>
                <w:sz w:val="19"/>
              </w:rPr>
            </w:pPr>
            <w:r>
              <w:rPr>
                <w:rFonts w:ascii="Arial"/>
                <w:b/>
                <w:sz w:val="19"/>
              </w:rPr>
              <w:t>Pre</w:t>
            </w:r>
            <w:r>
              <w:rPr>
                <w:rFonts w:ascii="Arial"/>
                <w:b/>
                <w:spacing w:val="7"/>
                <w:sz w:val="19"/>
              </w:rPr>
              <w:t xml:space="preserve"> </w:t>
            </w:r>
            <w:r>
              <w:rPr>
                <w:rFonts w:ascii="Arial"/>
                <w:b/>
                <w:spacing w:val="-4"/>
                <w:sz w:val="19"/>
              </w:rPr>
              <w:t>Scan</w:t>
            </w:r>
          </w:p>
        </w:tc>
        <w:tc>
          <w:tcPr>
            <w:tcW w:w="7200" w:type="dxa"/>
          </w:tcPr>
          <w:p w14:paraId="07262D42" w14:textId="77777777" w:rsidR="00531F84" w:rsidRDefault="00531F84" w:rsidP="00A81896">
            <w:pPr>
              <w:pStyle w:val="TableParagraph"/>
              <w:spacing w:line="264" w:lineRule="auto"/>
              <w:ind w:right="269"/>
              <w:rPr>
                <w:sz w:val="19"/>
              </w:rPr>
            </w:pPr>
            <w:r>
              <w:rPr>
                <w:sz w:val="19"/>
              </w:rPr>
              <w:t>Conducting a preliminary scan or analysis of the Slack data to identify and prepare for any potential migration challenges or issues</w:t>
            </w:r>
          </w:p>
        </w:tc>
      </w:tr>
      <w:tr w:rsidR="00531F84" w14:paraId="7D4EF4B3" w14:textId="77777777" w:rsidTr="00A81896">
        <w:trPr>
          <w:trHeight w:val="839"/>
        </w:trPr>
        <w:tc>
          <w:tcPr>
            <w:tcW w:w="3525" w:type="dxa"/>
          </w:tcPr>
          <w:p w14:paraId="29A7DE11" w14:textId="77777777" w:rsidR="00531F84" w:rsidRDefault="00531F84" w:rsidP="00A81896">
            <w:pPr>
              <w:pStyle w:val="TableParagraph"/>
              <w:ind w:left="67"/>
              <w:rPr>
                <w:rFonts w:ascii="Arial"/>
                <w:b/>
                <w:sz w:val="19"/>
              </w:rPr>
            </w:pPr>
            <w:r>
              <w:rPr>
                <w:rFonts w:ascii="Arial"/>
                <w:b/>
                <w:sz w:val="19"/>
              </w:rPr>
              <w:t>Delta</w:t>
            </w:r>
            <w:r>
              <w:rPr>
                <w:rFonts w:ascii="Arial"/>
                <w:b/>
                <w:spacing w:val="10"/>
                <w:sz w:val="19"/>
              </w:rPr>
              <w:t xml:space="preserve"> </w:t>
            </w:r>
            <w:r>
              <w:rPr>
                <w:rFonts w:ascii="Arial"/>
                <w:b/>
                <w:spacing w:val="-2"/>
                <w:sz w:val="19"/>
              </w:rPr>
              <w:t>Migration</w:t>
            </w:r>
          </w:p>
        </w:tc>
        <w:tc>
          <w:tcPr>
            <w:tcW w:w="7200" w:type="dxa"/>
          </w:tcPr>
          <w:p w14:paraId="27FF0426" w14:textId="77777777" w:rsidR="00531F84" w:rsidRDefault="00531F84" w:rsidP="00A81896">
            <w:pPr>
              <w:pStyle w:val="TableParagraph"/>
              <w:spacing w:line="264" w:lineRule="auto"/>
              <w:ind w:right="269"/>
              <w:rPr>
                <w:sz w:val="19"/>
              </w:rPr>
            </w:pPr>
            <w:r>
              <w:rPr>
                <w:sz w:val="19"/>
              </w:rPr>
              <w:t>If anything is added/modified in the source cloud after one-time migration, these changes would be reflected in the destination in delta migration. But we won't delete anything in the destination cloud.</w:t>
            </w:r>
          </w:p>
        </w:tc>
      </w:tr>
      <w:tr w:rsidR="00531F84" w14:paraId="0FEA6439" w14:textId="77777777" w:rsidTr="00A81896">
        <w:trPr>
          <w:trHeight w:val="374"/>
        </w:trPr>
        <w:tc>
          <w:tcPr>
            <w:tcW w:w="3525" w:type="dxa"/>
          </w:tcPr>
          <w:p w14:paraId="590E817E" w14:textId="77777777" w:rsidR="00531F84" w:rsidRDefault="00531F84" w:rsidP="00A81896">
            <w:pPr>
              <w:pStyle w:val="TableParagraph"/>
              <w:ind w:left="67"/>
              <w:rPr>
                <w:rFonts w:ascii="Arial"/>
                <w:b/>
                <w:sz w:val="19"/>
              </w:rPr>
            </w:pPr>
            <w:r>
              <w:rPr>
                <w:rFonts w:ascii="Arial"/>
                <w:b/>
                <w:spacing w:val="-2"/>
                <w:sz w:val="19"/>
              </w:rPr>
              <w:t>Reactions</w:t>
            </w:r>
          </w:p>
        </w:tc>
        <w:tc>
          <w:tcPr>
            <w:tcW w:w="7200" w:type="dxa"/>
          </w:tcPr>
          <w:p w14:paraId="1C8AB264" w14:textId="77777777" w:rsidR="00531F84" w:rsidRDefault="00531F84" w:rsidP="00A81896">
            <w:pPr>
              <w:pStyle w:val="TableParagraph"/>
              <w:rPr>
                <w:sz w:val="19"/>
              </w:rPr>
            </w:pPr>
            <w:r>
              <w:rPr>
                <w:sz w:val="19"/>
              </w:rPr>
              <w:t>Reactions</w:t>
            </w:r>
            <w:r>
              <w:rPr>
                <w:spacing w:val="10"/>
                <w:sz w:val="19"/>
              </w:rPr>
              <w:t xml:space="preserve"> </w:t>
            </w:r>
            <w:r>
              <w:rPr>
                <w:sz w:val="19"/>
              </w:rPr>
              <w:t>added</w:t>
            </w:r>
            <w:r>
              <w:rPr>
                <w:spacing w:val="11"/>
                <w:sz w:val="19"/>
              </w:rPr>
              <w:t xml:space="preserve"> </w:t>
            </w:r>
            <w:r>
              <w:rPr>
                <w:sz w:val="19"/>
              </w:rPr>
              <w:t>on</w:t>
            </w:r>
            <w:r>
              <w:rPr>
                <w:spacing w:val="10"/>
                <w:sz w:val="19"/>
              </w:rPr>
              <w:t xml:space="preserve"> </w:t>
            </w:r>
            <w:r>
              <w:rPr>
                <w:sz w:val="19"/>
              </w:rPr>
              <w:t>slack</w:t>
            </w:r>
            <w:r>
              <w:rPr>
                <w:spacing w:val="11"/>
                <w:sz w:val="19"/>
              </w:rPr>
              <w:t xml:space="preserve"> </w:t>
            </w:r>
            <w:r>
              <w:rPr>
                <w:sz w:val="19"/>
              </w:rPr>
              <w:t>messages</w:t>
            </w:r>
            <w:r>
              <w:rPr>
                <w:spacing w:val="10"/>
                <w:sz w:val="19"/>
              </w:rPr>
              <w:t xml:space="preserve"> </w:t>
            </w:r>
            <w:r>
              <w:rPr>
                <w:sz w:val="19"/>
              </w:rPr>
              <w:t>will</w:t>
            </w:r>
            <w:r>
              <w:rPr>
                <w:spacing w:val="11"/>
                <w:sz w:val="19"/>
              </w:rPr>
              <w:t xml:space="preserve"> </w:t>
            </w:r>
            <w:proofErr w:type="gramStart"/>
            <w:r>
              <w:rPr>
                <w:sz w:val="19"/>
              </w:rPr>
              <w:t>migrates</w:t>
            </w:r>
            <w:proofErr w:type="gramEnd"/>
            <w:r>
              <w:rPr>
                <w:spacing w:val="10"/>
                <w:sz w:val="19"/>
              </w:rPr>
              <w:t xml:space="preserve"> </w:t>
            </w:r>
            <w:r>
              <w:rPr>
                <w:sz w:val="19"/>
              </w:rPr>
              <w:t>to</w:t>
            </w:r>
            <w:r>
              <w:rPr>
                <w:spacing w:val="11"/>
                <w:sz w:val="19"/>
              </w:rPr>
              <w:t xml:space="preserve"> </w:t>
            </w:r>
            <w:r>
              <w:rPr>
                <w:sz w:val="19"/>
              </w:rPr>
              <w:t>the</w:t>
            </w:r>
            <w:r>
              <w:rPr>
                <w:spacing w:val="10"/>
                <w:sz w:val="19"/>
              </w:rPr>
              <w:t xml:space="preserve"> </w:t>
            </w:r>
            <w:r>
              <w:rPr>
                <w:spacing w:val="-2"/>
                <w:sz w:val="19"/>
              </w:rPr>
              <w:t>destination.</w:t>
            </w:r>
          </w:p>
        </w:tc>
      </w:tr>
    </w:tbl>
    <w:p w14:paraId="2E139388" w14:textId="77777777" w:rsidR="00531F84" w:rsidRDefault="00531F84">
      <w:pPr>
        <w:spacing w:after="0" w:line="240" w:lineRule="auto"/>
      </w:pPr>
    </w:p>
    <w:p w14:paraId="400FA46B" w14:textId="77777777" w:rsidR="00FD1F8F" w:rsidRDefault="00FD1F8F">
      <w:pPr>
        <w:pStyle w:val="PDParagraphDefault"/>
      </w:pPr>
    </w:p>
    <w:tbl>
      <w:tblPr>
        <w:tblStyle w:val="CustomGrid"/>
        <w:tblW w:w="0" w:type="auto"/>
        <w:jc w:val="center"/>
        <w:tblLook w:val="04A0" w:firstRow="1" w:lastRow="0" w:firstColumn="1" w:lastColumn="0" w:noHBand="0" w:noVBand="1"/>
      </w:tblPr>
      <w:tblGrid>
        <w:gridCol w:w="10714"/>
      </w:tblGrid>
      <w:tr w:rsidR="00FD1F8F" w14:paraId="72DE722A" w14:textId="77777777">
        <w:trPr>
          <w:jc w:val="center"/>
        </w:trPr>
        <w:tc>
          <w:tcPr>
            <w:tcW w:w="10714" w:type="dxa"/>
            <w:shd w:val="clear" w:color="auto" w:fill="93CDDC"/>
          </w:tcPr>
          <w:p w14:paraId="332378CF" w14:textId="77777777" w:rsidR="00FD1F8F" w:rsidRDefault="00000000">
            <w:pPr>
              <w:jc w:val="center"/>
            </w:pPr>
            <w:r>
              <w:rPr>
                <w:b/>
                <w:bCs/>
                <w:sz w:val="24"/>
                <w:szCs w:val="24"/>
                <w:shd w:val="clear" w:color="auto" w:fill="B6DDE8"/>
              </w:rPr>
              <w:lastRenderedPageBreak/>
              <w:t>Exhibit 2- NOT INCLUDED IN MIGRATION</w:t>
            </w:r>
          </w:p>
        </w:tc>
      </w:tr>
    </w:tbl>
    <w:p w14:paraId="5ACEB4B6" w14:textId="77777777" w:rsidR="00FD1F8F" w:rsidRDefault="00FD1F8F">
      <w:pPr>
        <w:spacing w:after="0" w:line="240" w:lineRule="auto"/>
      </w:pPr>
    </w:p>
    <w:tbl>
      <w:tblPr>
        <w:tblW w:w="0" w:type="auto"/>
        <w:tblInd w:w="44"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CellMar>
          <w:left w:w="0" w:type="dxa"/>
          <w:right w:w="0" w:type="dxa"/>
        </w:tblCellMar>
        <w:tblLook w:val="01E0" w:firstRow="1" w:lastRow="1" w:firstColumn="1" w:lastColumn="1" w:noHBand="0" w:noVBand="0"/>
      </w:tblPr>
      <w:tblGrid>
        <w:gridCol w:w="2580"/>
        <w:gridCol w:w="8145"/>
      </w:tblGrid>
      <w:tr w:rsidR="00531F84" w14:paraId="2065E17D" w14:textId="77777777" w:rsidTr="00A81896">
        <w:trPr>
          <w:trHeight w:val="389"/>
        </w:trPr>
        <w:tc>
          <w:tcPr>
            <w:tcW w:w="10725" w:type="dxa"/>
            <w:gridSpan w:val="2"/>
            <w:shd w:val="clear" w:color="auto" w:fill="A6A6A6"/>
          </w:tcPr>
          <w:p w14:paraId="46F782E8" w14:textId="77777777" w:rsidR="00531F84" w:rsidRDefault="00531F84" w:rsidP="00A81896">
            <w:pPr>
              <w:pStyle w:val="TableParagraph"/>
              <w:spacing w:before="58"/>
              <w:ind w:left="14"/>
              <w:jc w:val="center"/>
              <w:rPr>
                <w:rFonts w:ascii="Arial"/>
                <w:b/>
                <w:sz w:val="21"/>
              </w:rPr>
            </w:pPr>
            <w:r>
              <w:rPr>
                <w:rFonts w:ascii="Arial"/>
                <w:b/>
                <w:sz w:val="21"/>
              </w:rPr>
              <w:t xml:space="preserve">Out of scope </w:t>
            </w:r>
            <w:r>
              <w:rPr>
                <w:rFonts w:ascii="Arial"/>
                <w:b/>
                <w:spacing w:val="-2"/>
                <w:sz w:val="21"/>
              </w:rPr>
              <w:t>features</w:t>
            </w:r>
          </w:p>
        </w:tc>
      </w:tr>
      <w:tr w:rsidR="00531F84" w14:paraId="3AD2D5B4" w14:textId="77777777" w:rsidTr="00A81896">
        <w:trPr>
          <w:trHeight w:val="599"/>
        </w:trPr>
        <w:tc>
          <w:tcPr>
            <w:tcW w:w="2580" w:type="dxa"/>
          </w:tcPr>
          <w:p w14:paraId="7F883EC4" w14:textId="77777777" w:rsidR="00531F84" w:rsidRDefault="00531F84" w:rsidP="00A81896">
            <w:pPr>
              <w:pStyle w:val="TableParagraph"/>
              <w:ind w:left="67"/>
              <w:rPr>
                <w:rFonts w:ascii="Arial"/>
                <w:b/>
                <w:sz w:val="19"/>
              </w:rPr>
            </w:pPr>
            <w:r>
              <w:rPr>
                <w:rFonts w:ascii="Arial"/>
                <w:b/>
                <w:sz w:val="19"/>
              </w:rPr>
              <w:t>Pinned</w:t>
            </w:r>
            <w:r>
              <w:rPr>
                <w:rFonts w:ascii="Arial"/>
                <w:b/>
                <w:spacing w:val="13"/>
                <w:sz w:val="19"/>
              </w:rPr>
              <w:t xml:space="preserve"> </w:t>
            </w:r>
            <w:r>
              <w:rPr>
                <w:rFonts w:ascii="Arial"/>
                <w:b/>
                <w:spacing w:val="-2"/>
                <w:sz w:val="19"/>
              </w:rPr>
              <w:t>Messages</w:t>
            </w:r>
          </w:p>
        </w:tc>
        <w:tc>
          <w:tcPr>
            <w:tcW w:w="8145" w:type="dxa"/>
          </w:tcPr>
          <w:p w14:paraId="28DCD48C" w14:textId="77777777" w:rsidR="00531F84" w:rsidRDefault="00531F84" w:rsidP="00A81896">
            <w:pPr>
              <w:pStyle w:val="TableParagraph"/>
              <w:spacing w:line="264" w:lineRule="auto"/>
              <w:ind w:right="219"/>
              <w:rPr>
                <w:sz w:val="19"/>
              </w:rPr>
            </w:pPr>
            <w:r>
              <w:rPr>
                <w:sz w:val="19"/>
              </w:rPr>
              <w:t xml:space="preserve">Preserving pinned messages in Direct </w:t>
            </w:r>
            <w:proofErr w:type="gramStart"/>
            <w:r>
              <w:rPr>
                <w:sz w:val="19"/>
              </w:rPr>
              <w:t>Messages(</w:t>
            </w:r>
            <w:proofErr w:type="gramEnd"/>
            <w:r>
              <w:rPr>
                <w:sz w:val="19"/>
              </w:rPr>
              <w:t xml:space="preserve">channels </w:t>
            </w:r>
            <w:proofErr w:type="gramStart"/>
            <w:r>
              <w:rPr>
                <w:sz w:val="19"/>
              </w:rPr>
              <w:t>is</w:t>
            </w:r>
            <w:proofErr w:type="gramEnd"/>
            <w:r>
              <w:rPr>
                <w:sz w:val="19"/>
              </w:rPr>
              <w:t xml:space="preserve"> out of scope), allowing important information and announcements to remain accessible in Google Chat.</w:t>
            </w:r>
          </w:p>
        </w:tc>
      </w:tr>
      <w:tr w:rsidR="00531F84" w14:paraId="3133C6FD" w14:textId="77777777" w:rsidTr="00A81896">
        <w:trPr>
          <w:trHeight w:val="614"/>
        </w:trPr>
        <w:tc>
          <w:tcPr>
            <w:tcW w:w="2580" w:type="dxa"/>
          </w:tcPr>
          <w:p w14:paraId="455D21DF" w14:textId="77777777" w:rsidR="00531F84" w:rsidRDefault="00531F84" w:rsidP="00A81896">
            <w:pPr>
              <w:pStyle w:val="TableParagraph"/>
              <w:ind w:left="67"/>
              <w:rPr>
                <w:rFonts w:ascii="Arial"/>
                <w:b/>
                <w:sz w:val="19"/>
              </w:rPr>
            </w:pPr>
            <w:r>
              <w:rPr>
                <w:rFonts w:ascii="Arial"/>
                <w:b/>
                <w:sz w:val="19"/>
              </w:rPr>
              <w:t>User</w:t>
            </w:r>
            <w:r>
              <w:rPr>
                <w:rFonts w:ascii="Arial"/>
                <w:b/>
                <w:spacing w:val="9"/>
                <w:sz w:val="19"/>
              </w:rPr>
              <w:t xml:space="preserve"> </w:t>
            </w:r>
            <w:r>
              <w:rPr>
                <w:rFonts w:ascii="Arial"/>
                <w:b/>
                <w:spacing w:val="-2"/>
                <w:sz w:val="19"/>
              </w:rPr>
              <w:t>Groups</w:t>
            </w:r>
          </w:p>
        </w:tc>
        <w:tc>
          <w:tcPr>
            <w:tcW w:w="8145" w:type="dxa"/>
          </w:tcPr>
          <w:p w14:paraId="20E94CCB" w14:textId="77777777" w:rsidR="00531F84" w:rsidRDefault="00531F84" w:rsidP="00A81896">
            <w:pPr>
              <w:pStyle w:val="TableParagraph"/>
              <w:spacing w:line="264" w:lineRule="auto"/>
              <w:ind w:right="219"/>
              <w:rPr>
                <w:sz w:val="19"/>
              </w:rPr>
            </w:pPr>
            <w:r>
              <w:rPr>
                <w:sz w:val="19"/>
              </w:rPr>
              <w:t>Transferring user groups or teams from Slack to Google Chat, preserving the group structure and membership for seamless collaboration.</w:t>
            </w:r>
          </w:p>
        </w:tc>
      </w:tr>
      <w:tr w:rsidR="00531F84" w14:paraId="383C9B8C" w14:textId="77777777" w:rsidTr="00A81896">
        <w:trPr>
          <w:trHeight w:val="359"/>
        </w:trPr>
        <w:tc>
          <w:tcPr>
            <w:tcW w:w="2580" w:type="dxa"/>
          </w:tcPr>
          <w:p w14:paraId="2A659714" w14:textId="77777777" w:rsidR="00531F84" w:rsidRDefault="00531F84" w:rsidP="00A81896">
            <w:pPr>
              <w:pStyle w:val="TableParagraph"/>
              <w:ind w:left="67"/>
              <w:rPr>
                <w:rFonts w:ascii="Arial"/>
                <w:b/>
                <w:sz w:val="19"/>
              </w:rPr>
            </w:pPr>
            <w:r>
              <w:rPr>
                <w:rFonts w:ascii="Arial"/>
                <w:b/>
                <w:sz w:val="19"/>
              </w:rPr>
              <w:t>Bot</w:t>
            </w:r>
            <w:r>
              <w:rPr>
                <w:rFonts w:ascii="Arial"/>
                <w:b/>
                <w:spacing w:val="7"/>
                <w:sz w:val="19"/>
              </w:rPr>
              <w:t xml:space="preserve"> </w:t>
            </w:r>
            <w:r>
              <w:rPr>
                <w:rFonts w:ascii="Arial"/>
                <w:b/>
                <w:spacing w:val="-2"/>
                <w:sz w:val="19"/>
              </w:rPr>
              <w:t>Integrations</w:t>
            </w:r>
          </w:p>
        </w:tc>
        <w:tc>
          <w:tcPr>
            <w:tcW w:w="8145" w:type="dxa"/>
          </w:tcPr>
          <w:p w14:paraId="16619277" w14:textId="77777777" w:rsidR="00531F84" w:rsidRDefault="00531F84" w:rsidP="00A81896">
            <w:pPr>
              <w:pStyle w:val="TableParagraph"/>
              <w:rPr>
                <w:sz w:val="19"/>
              </w:rPr>
            </w:pPr>
            <w:r>
              <w:rPr>
                <w:sz w:val="19"/>
              </w:rPr>
              <w:t>Bot</w:t>
            </w:r>
            <w:r>
              <w:rPr>
                <w:spacing w:val="9"/>
                <w:sz w:val="19"/>
              </w:rPr>
              <w:t xml:space="preserve"> </w:t>
            </w:r>
            <w:r>
              <w:rPr>
                <w:sz w:val="19"/>
              </w:rPr>
              <w:t>messages</w:t>
            </w:r>
            <w:r>
              <w:rPr>
                <w:spacing w:val="9"/>
                <w:sz w:val="19"/>
              </w:rPr>
              <w:t xml:space="preserve"> </w:t>
            </w:r>
            <w:r>
              <w:rPr>
                <w:sz w:val="19"/>
              </w:rPr>
              <w:t>will</w:t>
            </w:r>
            <w:r>
              <w:rPr>
                <w:spacing w:val="9"/>
                <w:sz w:val="19"/>
              </w:rPr>
              <w:t xml:space="preserve"> </w:t>
            </w:r>
            <w:r>
              <w:rPr>
                <w:sz w:val="19"/>
              </w:rPr>
              <w:t>not</w:t>
            </w:r>
            <w:r>
              <w:rPr>
                <w:spacing w:val="9"/>
                <w:sz w:val="19"/>
              </w:rPr>
              <w:t xml:space="preserve"> </w:t>
            </w:r>
            <w:r>
              <w:rPr>
                <w:sz w:val="19"/>
              </w:rPr>
              <w:t>migrate</w:t>
            </w:r>
            <w:r>
              <w:rPr>
                <w:spacing w:val="10"/>
                <w:sz w:val="19"/>
              </w:rPr>
              <w:t xml:space="preserve"> </w:t>
            </w:r>
            <w:r>
              <w:rPr>
                <w:sz w:val="19"/>
              </w:rPr>
              <w:t>to</w:t>
            </w:r>
            <w:r>
              <w:rPr>
                <w:spacing w:val="9"/>
                <w:sz w:val="19"/>
              </w:rPr>
              <w:t xml:space="preserve"> </w:t>
            </w:r>
            <w:r>
              <w:rPr>
                <w:spacing w:val="-2"/>
                <w:sz w:val="19"/>
              </w:rPr>
              <w:t>destination.</w:t>
            </w:r>
          </w:p>
        </w:tc>
      </w:tr>
      <w:tr w:rsidR="00531F84" w14:paraId="2E557910" w14:textId="77777777" w:rsidTr="00A81896">
        <w:trPr>
          <w:trHeight w:val="359"/>
        </w:trPr>
        <w:tc>
          <w:tcPr>
            <w:tcW w:w="2580" w:type="dxa"/>
          </w:tcPr>
          <w:p w14:paraId="08282C2B" w14:textId="77777777" w:rsidR="00531F84" w:rsidRDefault="00531F84" w:rsidP="00A81896">
            <w:pPr>
              <w:pStyle w:val="TableParagraph"/>
              <w:ind w:left="67"/>
              <w:rPr>
                <w:rFonts w:ascii="Arial"/>
                <w:b/>
                <w:sz w:val="19"/>
              </w:rPr>
            </w:pPr>
            <w:r>
              <w:rPr>
                <w:rFonts w:ascii="Arial"/>
                <w:b/>
                <w:sz w:val="19"/>
              </w:rPr>
              <w:t>Self-</w:t>
            </w:r>
            <w:r>
              <w:rPr>
                <w:rFonts w:ascii="Arial"/>
                <w:b/>
                <w:spacing w:val="-2"/>
                <w:sz w:val="19"/>
              </w:rPr>
              <w:t>Messages</w:t>
            </w:r>
          </w:p>
        </w:tc>
        <w:tc>
          <w:tcPr>
            <w:tcW w:w="8145" w:type="dxa"/>
          </w:tcPr>
          <w:p w14:paraId="08332D17" w14:textId="77777777" w:rsidR="00531F84" w:rsidRDefault="00531F84" w:rsidP="00A81896">
            <w:pPr>
              <w:pStyle w:val="TableParagraph"/>
              <w:rPr>
                <w:sz w:val="19"/>
              </w:rPr>
            </w:pPr>
            <w:proofErr w:type="spellStart"/>
            <w:r>
              <w:rPr>
                <w:sz w:val="19"/>
              </w:rPr>
              <w:t>Self</w:t>
            </w:r>
            <w:r>
              <w:rPr>
                <w:spacing w:val="9"/>
                <w:sz w:val="19"/>
              </w:rPr>
              <w:t xml:space="preserve"> </w:t>
            </w:r>
            <w:r>
              <w:rPr>
                <w:sz w:val="19"/>
              </w:rPr>
              <w:t>messages</w:t>
            </w:r>
            <w:proofErr w:type="spellEnd"/>
            <w:r>
              <w:rPr>
                <w:spacing w:val="9"/>
                <w:sz w:val="19"/>
              </w:rPr>
              <w:t xml:space="preserve"> </w:t>
            </w:r>
            <w:r>
              <w:rPr>
                <w:sz w:val="19"/>
              </w:rPr>
              <w:t>will</w:t>
            </w:r>
            <w:r>
              <w:rPr>
                <w:spacing w:val="10"/>
                <w:sz w:val="19"/>
              </w:rPr>
              <w:t xml:space="preserve"> </w:t>
            </w:r>
            <w:r>
              <w:rPr>
                <w:sz w:val="19"/>
              </w:rPr>
              <w:t>not</w:t>
            </w:r>
            <w:r>
              <w:rPr>
                <w:spacing w:val="9"/>
                <w:sz w:val="19"/>
              </w:rPr>
              <w:t xml:space="preserve"> </w:t>
            </w:r>
            <w:r>
              <w:rPr>
                <w:sz w:val="19"/>
              </w:rPr>
              <w:t>migrate</w:t>
            </w:r>
            <w:r>
              <w:rPr>
                <w:spacing w:val="9"/>
                <w:sz w:val="19"/>
              </w:rPr>
              <w:t xml:space="preserve"> </w:t>
            </w:r>
            <w:r>
              <w:rPr>
                <w:sz w:val="19"/>
              </w:rPr>
              <w:t>to</w:t>
            </w:r>
            <w:r>
              <w:rPr>
                <w:spacing w:val="10"/>
                <w:sz w:val="19"/>
              </w:rPr>
              <w:t xml:space="preserve"> </w:t>
            </w:r>
            <w:r>
              <w:rPr>
                <w:spacing w:val="-2"/>
                <w:sz w:val="19"/>
              </w:rPr>
              <w:t>destination.</w:t>
            </w:r>
          </w:p>
        </w:tc>
      </w:tr>
      <w:tr w:rsidR="00531F84" w14:paraId="1089FE27" w14:textId="77777777" w:rsidTr="00A81896">
        <w:trPr>
          <w:trHeight w:val="359"/>
        </w:trPr>
        <w:tc>
          <w:tcPr>
            <w:tcW w:w="2580" w:type="dxa"/>
          </w:tcPr>
          <w:p w14:paraId="20122D03" w14:textId="77777777" w:rsidR="00531F84" w:rsidRDefault="00531F84" w:rsidP="00A81896">
            <w:pPr>
              <w:pStyle w:val="TableParagraph"/>
              <w:ind w:left="67"/>
              <w:rPr>
                <w:rFonts w:ascii="Arial"/>
                <w:b/>
                <w:sz w:val="19"/>
              </w:rPr>
            </w:pPr>
            <w:r>
              <w:rPr>
                <w:rFonts w:ascii="Arial"/>
                <w:b/>
                <w:sz w:val="19"/>
              </w:rPr>
              <w:t>Custom</w:t>
            </w:r>
            <w:r>
              <w:rPr>
                <w:rFonts w:ascii="Arial"/>
                <w:b/>
                <w:spacing w:val="15"/>
                <w:sz w:val="19"/>
              </w:rPr>
              <w:t xml:space="preserve"> </w:t>
            </w:r>
            <w:r>
              <w:rPr>
                <w:rFonts w:ascii="Arial"/>
                <w:b/>
                <w:spacing w:val="-2"/>
                <w:sz w:val="19"/>
              </w:rPr>
              <w:t>emojis</w:t>
            </w:r>
          </w:p>
        </w:tc>
        <w:tc>
          <w:tcPr>
            <w:tcW w:w="8145" w:type="dxa"/>
          </w:tcPr>
          <w:p w14:paraId="74558987" w14:textId="77777777" w:rsidR="00531F84" w:rsidRDefault="00531F84" w:rsidP="00A81896">
            <w:pPr>
              <w:pStyle w:val="TableParagraph"/>
              <w:rPr>
                <w:sz w:val="19"/>
              </w:rPr>
            </w:pPr>
            <w:r>
              <w:rPr>
                <w:sz w:val="19"/>
              </w:rPr>
              <w:t>Custom</w:t>
            </w:r>
            <w:r>
              <w:rPr>
                <w:spacing w:val="9"/>
                <w:sz w:val="19"/>
              </w:rPr>
              <w:t xml:space="preserve"> </w:t>
            </w:r>
            <w:r>
              <w:rPr>
                <w:sz w:val="19"/>
              </w:rPr>
              <w:t>emojis</w:t>
            </w:r>
            <w:r>
              <w:rPr>
                <w:spacing w:val="9"/>
                <w:sz w:val="19"/>
              </w:rPr>
              <w:t xml:space="preserve"> </w:t>
            </w:r>
            <w:r>
              <w:rPr>
                <w:sz w:val="19"/>
              </w:rPr>
              <w:t>will</w:t>
            </w:r>
            <w:r>
              <w:rPr>
                <w:spacing w:val="10"/>
                <w:sz w:val="19"/>
              </w:rPr>
              <w:t xml:space="preserve"> </w:t>
            </w:r>
            <w:r>
              <w:rPr>
                <w:sz w:val="19"/>
              </w:rPr>
              <w:t>not</w:t>
            </w:r>
            <w:r>
              <w:rPr>
                <w:spacing w:val="9"/>
                <w:sz w:val="19"/>
              </w:rPr>
              <w:t xml:space="preserve"> </w:t>
            </w:r>
            <w:r>
              <w:rPr>
                <w:sz w:val="19"/>
              </w:rPr>
              <w:t>migrate</w:t>
            </w:r>
            <w:r>
              <w:rPr>
                <w:spacing w:val="10"/>
                <w:sz w:val="19"/>
              </w:rPr>
              <w:t xml:space="preserve"> </w:t>
            </w:r>
            <w:r>
              <w:rPr>
                <w:sz w:val="19"/>
              </w:rPr>
              <w:t>to</w:t>
            </w:r>
            <w:r>
              <w:rPr>
                <w:spacing w:val="9"/>
                <w:sz w:val="19"/>
              </w:rPr>
              <w:t xml:space="preserve"> </w:t>
            </w:r>
            <w:r>
              <w:rPr>
                <w:spacing w:val="-2"/>
                <w:sz w:val="19"/>
              </w:rPr>
              <w:t>destination.</w:t>
            </w:r>
          </w:p>
        </w:tc>
      </w:tr>
    </w:tbl>
    <w:p w14:paraId="18E7C642" w14:textId="77777777" w:rsidR="00FD1F8F" w:rsidRDefault="00FD1F8F">
      <w:pPr>
        <w:pStyle w:val="PDParagraphDefault"/>
      </w:pPr>
    </w:p>
    <w:sectPr w:rsidR="00FD1F8F">
      <w:headerReference w:type="default" r:id="rId21"/>
      <w:footerReference w:type="default" r:id="rId22"/>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973B5" w14:textId="77777777" w:rsidR="00CA17A3" w:rsidRDefault="00CA17A3">
      <w:pPr>
        <w:spacing w:after="0" w:line="240" w:lineRule="auto"/>
      </w:pPr>
      <w:r>
        <w:separator/>
      </w:r>
    </w:p>
  </w:endnote>
  <w:endnote w:type="continuationSeparator" w:id="0">
    <w:p w14:paraId="71FCBD6A" w14:textId="77777777" w:rsidR="00CA17A3" w:rsidRDefault="00CA17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4B900" w14:textId="77777777" w:rsidR="00FD1F8F"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8DA0DA5" w14:textId="77777777" w:rsidR="00FD1F8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04A21D9" w14:textId="77777777" w:rsidR="00FD1F8F" w:rsidRDefault="00FD1F8F">
    <w:pPr>
      <w:pStyle w:val="PDFooter"/>
      <w:jc w:val="center"/>
    </w:pPr>
  </w:p>
  <w:p w14:paraId="2701506F" w14:textId="77777777" w:rsidR="00FD1F8F" w:rsidRDefault="00FD1F8F">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708A5" w14:textId="77777777" w:rsidR="00A343DB" w:rsidRDefault="00A343D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DA69B" w14:textId="77777777" w:rsidR="00FD1F8F"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FAD81B1" w14:textId="77777777" w:rsidR="00FD1F8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E554707" w14:textId="77777777" w:rsidR="00FD1F8F" w:rsidRDefault="00FD1F8F">
    <w:pPr>
      <w:pStyle w:val="PDFooter"/>
      <w:jc w:val="center"/>
    </w:pPr>
  </w:p>
  <w:p w14:paraId="5892CEC1" w14:textId="77777777" w:rsidR="00FD1F8F" w:rsidRDefault="00FD1F8F">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20C78" w14:textId="77777777" w:rsidR="00FD1F8F"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3E5419F" w14:textId="77777777" w:rsidR="00FD1F8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D132511" w14:textId="77777777" w:rsidR="00FD1F8F" w:rsidRDefault="00FD1F8F">
    <w:pPr>
      <w:pStyle w:val="PDFooter"/>
      <w:jc w:val="center"/>
    </w:pPr>
  </w:p>
  <w:p w14:paraId="3281A869" w14:textId="77777777" w:rsidR="00FD1F8F" w:rsidRDefault="00FD1F8F">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5A1AB" w14:textId="77777777" w:rsidR="00FD1F8F"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727D96F" w14:textId="77777777" w:rsidR="00FD1F8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ECD7FFE" w14:textId="77777777" w:rsidR="00FD1F8F" w:rsidRDefault="00FD1F8F">
    <w:pPr>
      <w:pStyle w:val="PDFooter"/>
      <w:jc w:val="center"/>
    </w:pPr>
  </w:p>
  <w:p w14:paraId="3CB4191A" w14:textId="77777777" w:rsidR="00FD1F8F" w:rsidRDefault="00FD1F8F">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0BFE7" w14:textId="77777777" w:rsidR="00FD1F8F"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F3EEAB8" w14:textId="77777777" w:rsidR="00FD1F8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BBF5A9B" w14:textId="77777777" w:rsidR="00FD1F8F" w:rsidRDefault="00FD1F8F">
    <w:pPr>
      <w:pStyle w:val="PDFooter"/>
      <w:jc w:val="center"/>
    </w:pPr>
  </w:p>
  <w:p w14:paraId="1703A3E9" w14:textId="77777777" w:rsidR="00FD1F8F" w:rsidRDefault="00FD1F8F">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8CEEF" w14:textId="77777777" w:rsidR="00FD1F8F"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5378D54" w14:textId="77777777" w:rsidR="00FD1F8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F359594" w14:textId="77777777" w:rsidR="00FD1F8F" w:rsidRDefault="00FD1F8F">
    <w:pPr>
      <w:pStyle w:val="PDFooter"/>
      <w:jc w:val="center"/>
    </w:pPr>
  </w:p>
  <w:p w14:paraId="15B7FBE0" w14:textId="77777777" w:rsidR="00FD1F8F" w:rsidRDefault="00FD1F8F">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D9ED3" w14:textId="77777777" w:rsidR="00FD1F8F"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4A2BF05" w14:textId="77777777" w:rsidR="00FD1F8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2870FC3" w14:textId="77777777" w:rsidR="00FD1F8F" w:rsidRDefault="00FD1F8F">
    <w:pPr>
      <w:pStyle w:val="PDFooter"/>
      <w:jc w:val="center"/>
    </w:pPr>
  </w:p>
  <w:p w14:paraId="227489BA" w14:textId="77777777" w:rsidR="00FD1F8F" w:rsidRDefault="00FD1F8F">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9BF3B" w14:textId="77777777" w:rsidR="00CA17A3" w:rsidRDefault="00CA17A3">
      <w:pPr>
        <w:spacing w:after="0" w:line="240" w:lineRule="auto"/>
      </w:pPr>
      <w:r>
        <w:separator/>
      </w:r>
    </w:p>
  </w:footnote>
  <w:footnote w:type="continuationSeparator" w:id="0">
    <w:p w14:paraId="2C89C61A" w14:textId="77777777" w:rsidR="00CA17A3" w:rsidRDefault="00CA17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4946D" w14:textId="77777777" w:rsidR="00FD1F8F" w:rsidRDefault="00FD1F8F">
    <w:pPr>
      <w:pStyle w:val="PDHeader"/>
    </w:pPr>
  </w:p>
  <w:p w14:paraId="7C4EF502" w14:textId="77777777" w:rsidR="00FD1F8F" w:rsidRDefault="00FD1F8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D1F8F" w14:paraId="003611A6" w14:textId="77777777">
      <w:trPr>
        <w:jc w:val="center"/>
      </w:trPr>
      <w:tc>
        <w:tcPr>
          <w:tcW w:w="2741" w:type="dxa"/>
        </w:tcPr>
        <w:p w14:paraId="7C1A3EA4" w14:textId="77777777" w:rsidR="00FD1F8F" w:rsidRDefault="00000000">
          <w:pPr>
            <w:jc w:val="center"/>
          </w:pPr>
          <w:r>
            <w:rPr>
              <w:noProof/>
            </w:rPr>
            <w:drawing>
              <wp:inline distT="0" distB="0" distL="0" distR="0" wp14:anchorId="1366B307" wp14:editId="65EEC18C">
                <wp:extent cx="1066800" cy="1066800"/>
                <wp:effectExtent l="0" t="0" r="0" b="0"/>
                <wp:docPr id="159550552" name="Picture 159550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5E20F98" w14:textId="77777777" w:rsidR="00FD1F8F" w:rsidRDefault="00FD1F8F">
          <w:pPr>
            <w:pStyle w:val="PDHeader"/>
          </w:pPr>
        </w:p>
      </w:tc>
      <w:tc>
        <w:tcPr>
          <w:tcW w:w="3732" w:type="dxa"/>
        </w:tcPr>
        <w:p w14:paraId="1C7CF0FE" w14:textId="77777777" w:rsidR="00FD1F8F" w:rsidRDefault="00000000">
          <w:pPr>
            <w:jc w:val="center"/>
          </w:pPr>
          <w:r>
            <w:rPr>
              <w:noProof/>
            </w:rPr>
            <w:drawing>
              <wp:inline distT="0" distB="0" distL="0" distR="0" wp14:anchorId="138405EF" wp14:editId="4AE44EC8">
                <wp:extent cx="1638300" cy="600075"/>
                <wp:effectExtent l="0" t="0" r="0" b="0"/>
                <wp:docPr id="521986564" name="Picture 521986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57753" w14:textId="77777777" w:rsidR="00A343DB" w:rsidRDefault="00A343D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07514" w14:textId="77777777" w:rsidR="00FD1F8F" w:rsidRDefault="00FD1F8F">
    <w:pPr>
      <w:pStyle w:val="PDHeader"/>
    </w:pPr>
  </w:p>
  <w:p w14:paraId="65C84B6B" w14:textId="77777777" w:rsidR="00FD1F8F" w:rsidRDefault="00FD1F8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D1F8F" w14:paraId="1AE1D76C" w14:textId="77777777">
      <w:trPr>
        <w:jc w:val="center"/>
      </w:trPr>
      <w:tc>
        <w:tcPr>
          <w:tcW w:w="2741" w:type="dxa"/>
        </w:tcPr>
        <w:p w14:paraId="500228D4" w14:textId="77777777" w:rsidR="00FD1F8F" w:rsidRDefault="00000000">
          <w:pPr>
            <w:jc w:val="center"/>
          </w:pPr>
          <w:r>
            <w:rPr>
              <w:noProof/>
            </w:rPr>
            <w:drawing>
              <wp:inline distT="0" distB="0" distL="0" distR="0" wp14:anchorId="33AF27E6" wp14:editId="619A62D7">
                <wp:extent cx="1066800" cy="1066800"/>
                <wp:effectExtent l="0" t="0" r="0" b="0"/>
                <wp:docPr id="1306174918" name="Picture 1306174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DE52880" w14:textId="77777777" w:rsidR="00FD1F8F" w:rsidRDefault="00FD1F8F">
          <w:pPr>
            <w:pStyle w:val="PDHeader"/>
          </w:pPr>
        </w:p>
      </w:tc>
      <w:tc>
        <w:tcPr>
          <w:tcW w:w="3732" w:type="dxa"/>
        </w:tcPr>
        <w:p w14:paraId="5B4FAE62" w14:textId="77777777" w:rsidR="00FD1F8F" w:rsidRDefault="00000000">
          <w:pPr>
            <w:jc w:val="center"/>
          </w:pPr>
          <w:r>
            <w:rPr>
              <w:noProof/>
            </w:rPr>
            <w:drawing>
              <wp:inline distT="0" distB="0" distL="0" distR="0" wp14:anchorId="7ACECC76" wp14:editId="6A86BC75">
                <wp:extent cx="1638300" cy="600075"/>
                <wp:effectExtent l="0" t="0" r="0" b="0"/>
                <wp:docPr id="1462486733" name="Picture 1462486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A31D4" w14:textId="77777777" w:rsidR="00FD1F8F" w:rsidRDefault="00FD1F8F">
    <w:pPr>
      <w:pStyle w:val="PDHeader"/>
    </w:pPr>
  </w:p>
  <w:p w14:paraId="72867BE3" w14:textId="77777777" w:rsidR="00FD1F8F" w:rsidRDefault="00FD1F8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D1F8F" w14:paraId="30CB829B" w14:textId="77777777">
      <w:trPr>
        <w:jc w:val="center"/>
      </w:trPr>
      <w:tc>
        <w:tcPr>
          <w:tcW w:w="2741" w:type="dxa"/>
        </w:tcPr>
        <w:p w14:paraId="2C4BA68E" w14:textId="77777777" w:rsidR="00FD1F8F" w:rsidRDefault="00000000">
          <w:pPr>
            <w:jc w:val="center"/>
          </w:pPr>
          <w:r>
            <w:rPr>
              <w:noProof/>
            </w:rPr>
            <w:drawing>
              <wp:inline distT="0" distB="0" distL="0" distR="0" wp14:anchorId="4DF8BC6E" wp14:editId="5A619F53">
                <wp:extent cx="1066800" cy="1066800"/>
                <wp:effectExtent l="0" t="0" r="0" b="0"/>
                <wp:docPr id="1787373511" name="Picture 1787373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D416F6C" w14:textId="77777777" w:rsidR="00FD1F8F" w:rsidRDefault="00FD1F8F">
          <w:pPr>
            <w:pStyle w:val="PDHeader"/>
          </w:pPr>
        </w:p>
      </w:tc>
      <w:tc>
        <w:tcPr>
          <w:tcW w:w="3732" w:type="dxa"/>
        </w:tcPr>
        <w:p w14:paraId="025C7A46" w14:textId="77777777" w:rsidR="00FD1F8F" w:rsidRDefault="00000000">
          <w:pPr>
            <w:jc w:val="center"/>
          </w:pPr>
          <w:r>
            <w:rPr>
              <w:noProof/>
            </w:rPr>
            <w:drawing>
              <wp:inline distT="0" distB="0" distL="0" distR="0" wp14:anchorId="6E2A2B69" wp14:editId="62D04970">
                <wp:extent cx="1638300" cy="600075"/>
                <wp:effectExtent l="0" t="0" r="0" b="0"/>
                <wp:docPr id="993845496" name="Picture 993845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B0B05" w14:textId="77777777" w:rsidR="00FD1F8F" w:rsidRDefault="00FD1F8F">
    <w:pPr>
      <w:pStyle w:val="PDHeader"/>
    </w:pPr>
  </w:p>
  <w:p w14:paraId="2792B08F" w14:textId="77777777" w:rsidR="00FD1F8F" w:rsidRDefault="00FD1F8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D1F8F" w14:paraId="55DAE690" w14:textId="77777777">
      <w:trPr>
        <w:jc w:val="center"/>
      </w:trPr>
      <w:tc>
        <w:tcPr>
          <w:tcW w:w="2741" w:type="dxa"/>
        </w:tcPr>
        <w:p w14:paraId="418C2D73" w14:textId="77777777" w:rsidR="00FD1F8F" w:rsidRDefault="00000000">
          <w:pPr>
            <w:jc w:val="center"/>
          </w:pPr>
          <w:r>
            <w:rPr>
              <w:noProof/>
            </w:rPr>
            <w:drawing>
              <wp:inline distT="0" distB="0" distL="0" distR="0" wp14:anchorId="6B9E35E9" wp14:editId="2F871EE3">
                <wp:extent cx="1066800" cy="1066800"/>
                <wp:effectExtent l="0" t="0" r="0" b="0"/>
                <wp:docPr id="525139640" name="Picture 525139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9B863E7" w14:textId="77777777" w:rsidR="00FD1F8F" w:rsidRDefault="00FD1F8F">
          <w:pPr>
            <w:pStyle w:val="PDHeader"/>
          </w:pPr>
        </w:p>
      </w:tc>
      <w:tc>
        <w:tcPr>
          <w:tcW w:w="3732" w:type="dxa"/>
        </w:tcPr>
        <w:p w14:paraId="71DD6790" w14:textId="77777777" w:rsidR="00FD1F8F" w:rsidRDefault="00000000">
          <w:pPr>
            <w:jc w:val="center"/>
          </w:pPr>
          <w:r>
            <w:rPr>
              <w:noProof/>
            </w:rPr>
            <w:drawing>
              <wp:inline distT="0" distB="0" distL="0" distR="0" wp14:anchorId="6DB8AC06" wp14:editId="60AC5FE8">
                <wp:extent cx="1638300" cy="600075"/>
                <wp:effectExtent l="0" t="0" r="0" b="0"/>
                <wp:docPr id="1596493558" name="Picture 1596493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67027" w14:textId="77777777" w:rsidR="00FD1F8F" w:rsidRDefault="00FD1F8F">
    <w:pPr>
      <w:pStyle w:val="PDHeader"/>
    </w:pPr>
  </w:p>
  <w:p w14:paraId="6A89459B" w14:textId="77777777" w:rsidR="00FD1F8F" w:rsidRDefault="00FD1F8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D1F8F" w14:paraId="020D477C" w14:textId="77777777">
      <w:trPr>
        <w:jc w:val="center"/>
      </w:trPr>
      <w:tc>
        <w:tcPr>
          <w:tcW w:w="2741" w:type="dxa"/>
        </w:tcPr>
        <w:p w14:paraId="2F40496A" w14:textId="77777777" w:rsidR="00FD1F8F" w:rsidRDefault="00000000">
          <w:pPr>
            <w:jc w:val="center"/>
          </w:pPr>
          <w:r>
            <w:rPr>
              <w:noProof/>
            </w:rPr>
            <w:drawing>
              <wp:inline distT="0" distB="0" distL="0" distR="0" wp14:anchorId="4FE83FB1" wp14:editId="1BE03F2C">
                <wp:extent cx="1066800" cy="1066800"/>
                <wp:effectExtent l="0" t="0" r="0" b="0"/>
                <wp:docPr id="1729327712" name="Picture 1729327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04D35E2" w14:textId="77777777" w:rsidR="00FD1F8F" w:rsidRDefault="00FD1F8F">
          <w:pPr>
            <w:pStyle w:val="PDHeader"/>
          </w:pPr>
        </w:p>
      </w:tc>
      <w:tc>
        <w:tcPr>
          <w:tcW w:w="3732" w:type="dxa"/>
        </w:tcPr>
        <w:p w14:paraId="3D18F8CB" w14:textId="77777777" w:rsidR="00FD1F8F" w:rsidRDefault="00000000">
          <w:pPr>
            <w:jc w:val="center"/>
          </w:pPr>
          <w:r>
            <w:rPr>
              <w:noProof/>
            </w:rPr>
            <w:drawing>
              <wp:inline distT="0" distB="0" distL="0" distR="0" wp14:anchorId="04E4349C" wp14:editId="41C2EBEF">
                <wp:extent cx="1638300" cy="600075"/>
                <wp:effectExtent l="0" t="0" r="0" b="0"/>
                <wp:docPr id="1199263828" name="Picture 1199263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C26AD" w14:textId="77777777" w:rsidR="00FD1F8F" w:rsidRDefault="00FD1F8F">
    <w:pPr>
      <w:pStyle w:val="PDHeader"/>
    </w:pPr>
  </w:p>
  <w:p w14:paraId="72249DAD" w14:textId="77777777" w:rsidR="00FD1F8F" w:rsidRDefault="00FD1F8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D1F8F" w14:paraId="743425CC" w14:textId="77777777">
      <w:trPr>
        <w:jc w:val="center"/>
      </w:trPr>
      <w:tc>
        <w:tcPr>
          <w:tcW w:w="2741" w:type="dxa"/>
        </w:tcPr>
        <w:p w14:paraId="01C1FD19" w14:textId="77777777" w:rsidR="00FD1F8F" w:rsidRDefault="00000000">
          <w:pPr>
            <w:jc w:val="center"/>
          </w:pPr>
          <w:r>
            <w:rPr>
              <w:noProof/>
            </w:rPr>
            <w:drawing>
              <wp:inline distT="0" distB="0" distL="0" distR="0" wp14:anchorId="6DE2108E" wp14:editId="14A20489">
                <wp:extent cx="1066800" cy="1066800"/>
                <wp:effectExtent l="0" t="0" r="0" b="0"/>
                <wp:docPr id="86558764" name="Picture 86558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A175651" w14:textId="77777777" w:rsidR="00FD1F8F" w:rsidRDefault="00FD1F8F">
          <w:pPr>
            <w:pStyle w:val="PDHeader"/>
          </w:pPr>
        </w:p>
      </w:tc>
      <w:tc>
        <w:tcPr>
          <w:tcW w:w="3732" w:type="dxa"/>
        </w:tcPr>
        <w:p w14:paraId="3C5717AD" w14:textId="77777777" w:rsidR="00FD1F8F" w:rsidRDefault="00000000">
          <w:pPr>
            <w:jc w:val="center"/>
          </w:pPr>
          <w:r>
            <w:rPr>
              <w:noProof/>
            </w:rPr>
            <w:drawing>
              <wp:inline distT="0" distB="0" distL="0" distR="0" wp14:anchorId="2694B371" wp14:editId="31B4CE51">
                <wp:extent cx="1638300" cy="600075"/>
                <wp:effectExtent l="0" t="0" r="0" b="0"/>
                <wp:docPr id="1609742298" name="Picture 1609742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6ECDA" w14:textId="77777777" w:rsidR="00FD1F8F" w:rsidRDefault="00FD1F8F">
    <w:pPr>
      <w:pStyle w:val="PDHeader"/>
    </w:pPr>
  </w:p>
  <w:p w14:paraId="2D491594" w14:textId="77777777" w:rsidR="00FD1F8F" w:rsidRDefault="00FD1F8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D1F8F" w14:paraId="49F61076" w14:textId="77777777">
      <w:trPr>
        <w:jc w:val="center"/>
      </w:trPr>
      <w:tc>
        <w:tcPr>
          <w:tcW w:w="2741" w:type="dxa"/>
        </w:tcPr>
        <w:p w14:paraId="67CD92F3" w14:textId="77777777" w:rsidR="00FD1F8F" w:rsidRDefault="00000000">
          <w:pPr>
            <w:jc w:val="center"/>
          </w:pPr>
          <w:r>
            <w:rPr>
              <w:noProof/>
            </w:rPr>
            <w:drawing>
              <wp:inline distT="0" distB="0" distL="0" distR="0" wp14:anchorId="005BD238" wp14:editId="5D9C6B2F">
                <wp:extent cx="1066800" cy="1066800"/>
                <wp:effectExtent l="0" t="0" r="0" b="0"/>
                <wp:docPr id="53330058" name="Picture 53330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48B705C" w14:textId="77777777" w:rsidR="00FD1F8F" w:rsidRDefault="00FD1F8F">
          <w:pPr>
            <w:pStyle w:val="PDHeader"/>
          </w:pPr>
        </w:p>
      </w:tc>
      <w:tc>
        <w:tcPr>
          <w:tcW w:w="3732" w:type="dxa"/>
        </w:tcPr>
        <w:p w14:paraId="04624B79" w14:textId="77777777" w:rsidR="00FD1F8F" w:rsidRDefault="00000000">
          <w:pPr>
            <w:jc w:val="center"/>
          </w:pPr>
          <w:r>
            <w:rPr>
              <w:noProof/>
            </w:rPr>
            <w:drawing>
              <wp:inline distT="0" distB="0" distL="0" distR="0" wp14:anchorId="54C8D6CC" wp14:editId="37E5277A">
                <wp:extent cx="1638300" cy="600075"/>
                <wp:effectExtent l="0" t="0" r="0" b="0"/>
                <wp:docPr id="626019773" name="Picture 626019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B734F91"/>
    <w:multiLevelType w:val="hybridMultilevel"/>
    <w:tmpl w:val="52029B82"/>
    <w:lvl w:ilvl="0" w:tplc="5BE4B736">
      <w:start w:val="1"/>
      <w:numFmt w:val="bullet"/>
      <w:lvlText w:val="●"/>
      <w:lvlJc w:val="left"/>
      <w:pPr>
        <w:ind w:left="720" w:hanging="360"/>
      </w:pPr>
      <w:rPr>
        <w:rFonts w:ascii="Arial" w:hAnsi="Arial" w:hint="default"/>
      </w:rPr>
    </w:lvl>
    <w:lvl w:ilvl="1" w:tplc="2FD6A2B6">
      <w:numFmt w:val="decimal"/>
      <w:lvlText w:val=""/>
      <w:lvlJc w:val="left"/>
    </w:lvl>
    <w:lvl w:ilvl="2" w:tplc="BC8CDD3A">
      <w:numFmt w:val="decimal"/>
      <w:lvlText w:val=""/>
      <w:lvlJc w:val="left"/>
    </w:lvl>
    <w:lvl w:ilvl="3" w:tplc="BEE83EBA">
      <w:numFmt w:val="decimal"/>
      <w:lvlText w:val=""/>
      <w:lvlJc w:val="left"/>
    </w:lvl>
    <w:lvl w:ilvl="4" w:tplc="C40A3760">
      <w:numFmt w:val="decimal"/>
      <w:lvlText w:val=""/>
      <w:lvlJc w:val="left"/>
    </w:lvl>
    <w:lvl w:ilvl="5" w:tplc="E27C50F4">
      <w:numFmt w:val="decimal"/>
      <w:lvlText w:val=""/>
      <w:lvlJc w:val="left"/>
    </w:lvl>
    <w:lvl w:ilvl="6" w:tplc="13062976">
      <w:numFmt w:val="decimal"/>
      <w:lvlText w:val=""/>
      <w:lvlJc w:val="left"/>
    </w:lvl>
    <w:lvl w:ilvl="7" w:tplc="0184985C">
      <w:numFmt w:val="decimal"/>
      <w:lvlText w:val=""/>
      <w:lvlJc w:val="left"/>
    </w:lvl>
    <w:lvl w:ilvl="8" w:tplc="7D1AE74E">
      <w:numFmt w:val="decimal"/>
      <w:lvlText w:val=""/>
      <w:lvlJc w:val="left"/>
    </w:lvl>
  </w:abstractNum>
  <w:abstractNum w:abstractNumId="2" w15:restartNumberingAfterBreak="0">
    <w:nsid w:val="2241495D"/>
    <w:multiLevelType w:val="hybridMultilevel"/>
    <w:tmpl w:val="74DEE6AA"/>
    <w:lvl w:ilvl="0" w:tplc="BBC270A2">
      <w:start w:val="1"/>
      <w:numFmt w:val="bullet"/>
      <w:lvlText w:val="●"/>
      <w:lvlJc w:val="left"/>
      <w:pPr>
        <w:ind w:left="720" w:hanging="360"/>
      </w:pPr>
      <w:rPr>
        <w:rFonts w:ascii="Arial" w:hAnsi="Arial" w:hint="default"/>
      </w:rPr>
    </w:lvl>
    <w:lvl w:ilvl="1" w:tplc="8FE6E902">
      <w:numFmt w:val="decimal"/>
      <w:lvlText w:val=""/>
      <w:lvlJc w:val="left"/>
    </w:lvl>
    <w:lvl w:ilvl="2" w:tplc="91A85FE0">
      <w:numFmt w:val="decimal"/>
      <w:lvlText w:val=""/>
      <w:lvlJc w:val="left"/>
    </w:lvl>
    <w:lvl w:ilvl="3" w:tplc="B2EA4012">
      <w:numFmt w:val="decimal"/>
      <w:lvlText w:val=""/>
      <w:lvlJc w:val="left"/>
    </w:lvl>
    <w:lvl w:ilvl="4" w:tplc="43F6BFE4">
      <w:numFmt w:val="decimal"/>
      <w:lvlText w:val=""/>
      <w:lvlJc w:val="left"/>
    </w:lvl>
    <w:lvl w:ilvl="5" w:tplc="24A2D658">
      <w:numFmt w:val="decimal"/>
      <w:lvlText w:val=""/>
      <w:lvlJc w:val="left"/>
    </w:lvl>
    <w:lvl w:ilvl="6" w:tplc="AEACA22A">
      <w:numFmt w:val="decimal"/>
      <w:lvlText w:val=""/>
      <w:lvlJc w:val="left"/>
    </w:lvl>
    <w:lvl w:ilvl="7" w:tplc="AF5A96FA">
      <w:numFmt w:val="decimal"/>
      <w:lvlText w:val=""/>
      <w:lvlJc w:val="left"/>
    </w:lvl>
    <w:lvl w:ilvl="8" w:tplc="89BC93C4">
      <w:numFmt w:val="decimal"/>
      <w:lvlText w:val=""/>
      <w:lvlJc w:val="left"/>
    </w:lvl>
  </w:abstractNum>
  <w:abstractNum w:abstractNumId="3" w15:restartNumberingAfterBreak="0">
    <w:nsid w:val="40A9560D"/>
    <w:multiLevelType w:val="hybridMultilevel"/>
    <w:tmpl w:val="0C6830E6"/>
    <w:lvl w:ilvl="0" w:tplc="4B764CEC">
      <w:start w:val="1"/>
      <w:numFmt w:val="bullet"/>
      <w:lvlText w:val="●"/>
      <w:lvlJc w:val="left"/>
      <w:pPr>
        <w:ind w:left="720" w:hanging="360"/>
      </w:pPr>
      <w:rPr>
        <w:rFonts w:ascii="Arial" w:hAnsi="Arial" w:hint="default"/>
      </w:rPr>
    </w:lvl>
    <w:lvl w:ilvl="1" w:tplc="5A7EEF24">
      <w:numFmt w:val="decimal"/>
      <w:lvlText w:val=""/>
      <w:lvlJc w:val="left"/>
    </w:lvl>
    <w:lvl w:ilvl="2" w:tplc="B83681C2">
      <w:numFmt w:val="decimal"/>
      <w:lvlText w:val=""/>
      <w:lvlJc w:val="left"/>
    </w:lvl>
    <w:lvl w:ilvl="3" w:tplc="6986C6BC">
      <w:numFmt w:val="decimal"/>
      <w:lvlText w:val=""/>
      <w:lvlJc w:val="left"/>
    </w:lvl>
    <w:lvl w:ilvl="4" w:tplc="B42A2204">
      <w:numFmt w:val="decimal"/>
      <w:lvlText w:val=""/>
      <w:lvlJc w:val="left"/>
    </w:lvl>
    <w:lvl w:ilvl="5" w:tplc="5C6C3834">
      <w:numFmt w:val="decimal"/>
      <w:lvlText w:val=""/>
      <w:lvlJc w:val="left"/>
    </w:lvl>
    <w:lvl w:ilvl="6" w:tplc="7CEA9630">
      <w:numFmt w:val="decimal"/>
      <w:lvlText w:val=""/>
      <w:lvlJc w:val="left"/>
    </w:lvl>
    <w:lvl w:ilvl="7" w:tplc="26EEE7CA">
      <w:numFmt w:val="decimal"/>
      <w:lvlText w:val=""/>
      <w:lvlJc w:val="left"/>
    </w:lvl>
    <w:lvl w:ilvl="8" w:tplc="CF8E03D0">
      <w:numFmt w:val="decimal"/>
      <w:lvlText w:val=""/>
      <w:lvlJc w:val="left"/>
    </w:lvl>
  </w:abstractNum>
  <w:abstractNum w:abstractNumId="4" w15:restartNumberingAfterBreak="0">
    <w:nsid w:val="45551FBB"/>
    <w:multiLevelType w:val="hybridMultilevel"/>
    <w:tmpl w:val="0FBE6F9A"/>
    <w:lvl w:ilvl="0" w:tplc="D892F508">
      <w:start w:val="1"/>
      <w:numFmt w:val="bullet"/>
      <w:lvlText w:val="●"/>
      <w:lvlJc w:val="left"/>
      <w:pPr>
        <w:ind w:left="720" w:hanging="360"/>
      </w:pPr>
      <w:rPr>
        <w:rFonts w:ascii="Arial" w:hAnsi="Arial" w:hint="default"/>
      </w:rPr>
    </w:lvl>
    <w:lvl w:ilvl="1" w:tplc="D09A437A">
      <w:numFmt w:val="decimal"/>
      <w:lvlText w:val=""/>
      <w:lvlJc w:val="left"/>
    </w:lvl>
    <w:lvl w:ilvl="2" w:tplc="F98CF22A">
      <w:numFmt w:val="decimal"/>
      <w:lvlText w:val=""/>
      <w:lvlJc w:val="left"/>
    </w:lvl>
    <w:lvl w:ilvl="3" w:tplc="B9B49D72">
      <w:numFmt w:val="decimal"/>
      <w:lvlText w:val=""/>
      <w:lvlJc w:val="left"/>
    </w:lvl>
    <w:lvl w:ilvl="4" w:tplc="91F4BE86">
      <w:numFmt w:val="decimal"/>
      <w:lvlText w:val=""/>
      <w:lvlJc w:val="left"/>
    </w:lvl>
    <w:lvl w:ilvl="5" w:tplc="C9DCB284">
      <w:numFmt w:val="decimal"/>
      <w:lvlText w:val=""/>
      <w:lvlJc w:val="left"/>
    </w:lvl>
    <w:lvl w:ilvl="6" w:tplc="ECAACFBA">
      <w:numFmt w:val="decimal"/>
      <w:lvlText w:val=""/>
      <w:lvlJc w:val="left"/>
    </w:lvl>
    <w:lvl w:ilvl="7" w:tplc="9940A792">
      <w:numFmt w:val="decimal"/>
      <w:lvlText w:val=""/>
      <w:lvlJc w:val="left"/>
    </w:lvl>
    <w:lvl w:ilvl="8" w:tplc="19985B5A">
      <w:numFmt w:val="decimal"/>
      <w:lvlText w:val=""/>
      <w:lvlJc w:val="left"/>
    </w:lvl>
  </w:abstractNum>
  <w:abstractNum w:abstractNumId="5" w15:restartNumberingAfterBreak="0">
    <w:nsid w:val="77537D0F"/>
    <w:multiLevelType w:val="hybridMultilevel"/>
    <w:tmpl w:val="1872551E"/>
    <w:lvl w:ilvl="0" w:tplc="DCC64114">
      <w:start w:val="1"/>
      <w:numFmt w:val="bullet"/>
      <w:lvlText w:val="●"/>
      <w:lvlJc w:val="left"/>
      <w:pPr>
        <w:ind w:left="720" w:hanging="360"/>
      </w:pPr>
      <w:rPr>
        <w:rFonts w:ascii="Arial" w:hAnsi="Arial" w:hint="default"/>
      </w:rPr>
    </w:lvl>
    <w:lvl w:ilvl="1" w:tplc="EDD80C8A">
      <w:numFmt w:val="decimal"/>
      <w:lvlText w:val=""/>
      <w:lvlJc w:val="left"/>
    </w:lvl>
    <w:lvl w:ilvl="2" w:tplc="855815BE">
      <w:numFmt w:val="decimal"/>
      <w:lvlText w:val=""/>
      <w:lvlJc w:val="left"/>
    </w:lvl>
    <w:lvl w:ilvl="3" w:tplc="8FB0BE7C">
      <w:numFmt w:val="decimal"/>
      <w:lvlText w:val=""/>
      <w:lvlJc w:val="left"/>
    </w:lvl>
    <w:lvl w:ilvl="4" w:tplc="1B001B8C">
      <w:numFmt w:val="decimal"/>
      <w:lvlText w:val=""/>
      <w:lvlJc w:val="left"/>
    </w:lvl>
    <w:lvl w:ilvl="5" w:tplc="14FED590">
      <w:numFmt w:val="decimal"/>
      <w:lvlText w:val=""/>
      <w:lvlJc w:val="left"/>
    </w:lvl>
    <w:lvl w:ilvl="6" w:tplc="8E886948">
      <w:numFmt w:val="decimal"/>
      <w:lvlText w:val=""/>
      <w:lvlJc w:val="left"/>
    </w:lvl>
    <w:lvl w:ilvl="7" w:tplc="7706B20E">
      <w:numFmt w:val="decimal"/>
      <w:lvlText w:val=""/>
      <w:lvlJc w:val="left"/>
    </w:lvl>
    <w:lvl w:ilvl="8" w:tplc="4072ABC0">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732658206">
    <w:abstractNumId w:val="6"/>
  </w:num>
  <w:num w:numId="2" w16cid:durableId="729964035">
    <w:abstractNumId w:val="0"/>
  </w:num>
  <w:num w:numId="3" w16cid:durableId="103158318">
    <w:abstractNumId w:val="3"/>
  </w:num>
  <w:num w:numId="4" w16cid:durableId="1145511408">
    <w:abstractNumId w:val="1"/>
  </w:num>
  <w:num w:numId="5" w16cid:durableId="1006129050">
    <w:abstractNumId w:val="4"/>
  </w:num>
  <w:num w:numId="6" w16cid:durableId="143544171">
    <w:abstractNumId w:val="5"/>
  </w:num>
  <w:num w:numId="7" w16cid:durableId="193647605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FD1F8F"/>
    <w:rsid w:val="00026B89"/>
    <w:rsid w:val="00036B1E"/>
    <w:rsid w:val="00050E95"/>
    <w:rsid w:val="00130C6A"/>
    <w:rsid w:val="001E5BB8"/>
    <w:rsid w:val="00367CD2"/>
    <w:rsid w:val="0038033F"/>
    <w:rsid w:val="003D1E74"/>
    <w:rsid w:val="0052123A"/>
    <w:rsid w:val="00531F84"/>
    <w:rsid w:val="005456F9"/>
    <w:rsid w:val="005B4D5C"/>
    <w:rsid w:val="0060098A"/>
    <w:rsid w:val="00601486"/>
    <w:rsid w:val="0063188B"/>
    <w:rsid w:val="0069067D"/>
    <w:rsid w:val="007544A1"/>
    <w:rsid w:val="007620DD"/>
    <w:rsid w:val="007B5184"/>
    <w:rsid w:val="00804AB5"/>
    <w:rsid w:val="008B1535"/>
    <w:rsid w:val="008B5FB3"/>
    <w:rsid w:val="009343A1"/>
    <w:rsid w:val="009B47AA"/>
    <w:rsid w:val="009D1BBF"/>
    <w:rsid w:val="00A14C43"/>
    <w:rsid w:val="00A343DB"/>
    <w:rsid w:val="00A40C6E"/>
    <w:rsid w:val="00A605CA"/>
    <w:rsid w:val="00AF2C2D"/>
    <w:rsid w:val="00B27924"/>
    <w:rsid w:val="00B62EE2"/>
    <w:rsid w:val="00B91E0B"/>
    <w:rsid w:val="00CA17A3"/>
    <w:rsid w:val="00CA49E5"/>
    <w:rsid w:val="00CC1642"/>
    <w:rsid w:val="00D001E1"/>
    <w:rsid w:val="00D154C4"/>
    <w:rsid w:val="00DD5EF9"/>
    <w:rsid w:val="00DF7ECD"/>
    <w:rsid w:val="00E04229"/>
    <w:rsid w:val="00E7778B"/>
    <w:rsid w:val="00EA0F29"/>
    <w:rsid w:val="00F45EA6"/>
    <w:rsid w:val="00FD1F8F"/>
    <w:rsid w:val="00FD3F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43D47"/>
  <w15:docId w15:val="{D90EBA10-1877-4166-B885-D10DA5F3F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paragraph" w:customStyle="1" w:styleId="TableParagraph">
    <w:name w:val="Table Paragraph"/>
    <w:basedOn w:val="Normal"/>
    <w:uiPriority w:val="1"/>
    <w:qFormat/>
    <w:rsid w:val="00531F84"/>
    <w:pPr>
      <w:widowControl w:val="0"/>
      <w:autoSpaceDE w:val="0"/>
      <w:autoSpaceDN w:val="0"/>
      <w:spacing w:before="61" w:after="0" w:line="240" w:lineRule="auto"/>
      <w:ind w:left="61"/>
    </w:pPr>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microsoft.com/office/2011/relationships/people" Target="peop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14</Pages>
  <Words>2961</Words>
  <Characters>17088</Characters>
  <Application>Microsoft Office Word</Application>
  <DocSecurity>0</DocSecurity>
  <Lines>363</Lines>
  <Paragraphs>136</Paragraphs>
  <ScaleCrop>false</ScaleCrop>
  <Company/>
  <LinksUpToDate>false</LinksUpToDate>
  <CharactersWithSpaces>19913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17</cp:revision>
  <dcterms:created xsi:type="dcterms:W3CDTF">2025-10-02T12:44:00Z</dcterms:created>
  <dcterms:modified xsi:type="dcterms:W3CDTF">2026-02-19T10:13:00Z</dcterms:modified>
</cp:coreProperties>
</file>