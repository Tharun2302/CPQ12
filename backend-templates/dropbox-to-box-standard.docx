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6062E8" w14:textId="77777777" w:rsidR="00DB60FD" w:rsidRDefault="00000000">
      <w:pPr>
        <w:pStyle w:val="PDParagraphDefault"/>
        <w:jc w:val="center"/>
      </w:pPr>
      <w:proofErr w:type="spellStart"/>
      <w:r>
        <w:rPr>
          <w:b/>
          <w:bCs/>
          <w:sz w:val="24"/>
          <w:szCs w:val="24"/>
        </w:rPr>
        <w:t>CloudFuze</w:t>
      </w:r>
      <w:proofErr w:type="spellEnd"/>
      <w:r>
        <w:rPr>
          <w:b/>
          <w:bCs/>
          <w:sz w:val="24"/>
          <w:szCs w:val="24"/>
        </w:rPr>
        <w:t xml:space="preserve"> Purchase Agreement for </w:t>
      </w:r>
      <w:r w:rsidR="00AB3F12" w:rsidRPr="009A4B0A">
        <w:rPr>
          <w:b/>
          <w:bCs/>
        </w:rPr>
        <w:t>{{</w:t>
      </w:r>
      <w:proofErr w:type="spellStart"/>
      <w:r w:rsidR="00AB3F12" w:rsidRPr="009A4B0A">
        <w:rPr>
          <w:b/>
          <w:bCs/>
        </w:rPr>
        <w:t>Company</w:t>
      </w:r>
      <w:r w:rsidR="00AB3F12" w:rsidRPr="009A4B0A">
        <w:rPr>
          <w:b/>
          <w:bCs/>
          <w:spacing w:val="-7"/>
        </w:rPr>
        <w:t>_</w:t>
      </w:r>
      <w:r w:rsidR="00AB3F12" w:rsidRPr="009A4B0A">
        <w:rPr>
          <w:b/>
          <w:bCs/>
          <w:spacing w:val="-2"/>
        </w:rPr>
        <w:t>Name</w:t>
      </w:r>
      <w:proofErr w:type="spellEnd"/>
      <w:r w:rsidR="00AB3F12" w:rsidRPr="009A4B0A">
        <w:rPr>
          <w:b/>
          <w:bCs/>
          <w:spacing w:val="-2"/>
        </w:rPr>
        <w:t>}}</w:t>
      </w:r>
    </w:p>
    <w:p w14:paraId="5FBF569D" w14:textId="77777777" w:rsidR="00DB60FD" w:rsidRDefault="00DB60FD">
      <w:pPr>
        <w:spacing w:after="0" w:line="240" w:lineRule="auto"/>
      </w:pPr>
    </w:p>
    <w:p w14:paraId="4A6ABA73" w14:textId="77777777" w:rsidR="00DB60FD" w:rsidRDefault="00000000">
      <w:pPr>
        <w:pStyle w:val="PDParagraphDefault"/>
        <w:jc w:val="both"/>
      </w:pPr>
      <w:r>
        <w:t xml:space="preserve">This agreement provides </w:t>
      </w:r>
      <w:r w:rsidR="00AB3F12" w:rsidRPr="009A4B0A">
        <w:rPr>
          <w:b/>
          <w:bCs/>
        </w:rPr>
        <w:t>{{</w:t>
      </w:r>
      <w:proofErr w:type="spellStart"/>
      <w:r w:rsidR="00AB3F12" w:rsidRPr="009A4B0A">
        <w:rPr>
          <w:b/>
          <w:bCs/>
        </w:rPr>
        <w:t>Company</w:t>
      </w:r>
      <w:r w:rsidR="00AB3F12" w:rsidRPr="009A4B0A">
        <w:rPr>
          <w:b/>
          <w:bCs/>
          <w:spacing w:val="-7"/>
        </w:rPr>
        <w:t>_</w:t>
      </w:r>
      <w:r w:rsidR="00AB3F12" w:rsidRPr="009A4B0A">
        <w:rPr>
          <w:b/>
          <w:bCs/>
          <w:spacing w:val="-2"/>
        </w:rPr>
        <w:t>Name</w:t>
      </w:r>
      <w:proofErr w:type="spellEnd"/>
      <w:r w:rsidR="00AB3F12" w:rsidRPr="009A4B0A">
        <w:rPr>
          <w:b/>
          <w:bCs/>
          <w:spacing w:val="-2"/>
        </w:rPr>
        <w:t>}}</w:t>
      </w:r>
      <w:r>
        <w:t xml:space="preserve"> with pricing for use of the </w:t>
      </w:r>
      <w:proofErr w:type="spellStart"/>
      <w:r>
        <w:t>CloudFuze’s</w:t>
      </w:r>
      <w:proofErr w:type="spellEnd"/>
      <w:r>
        <w:t xml:space="preserve"> X-Change Enterprise Data Migration Solution:</w:t>
      </w:r>
    </w:p>
    <w:p w14:paraId="7B7F9974" w14:textId="77777777" w:rsidR="00DB60FD" w:rsidRDefault="00DB60FD">
      <w:pPr>
        <w:spacing w:after="0" w:line="240" w:lineRule="auto"/>
      </w:pPr>
    </w:p>
    <w:tbl>
      <w:tblPr>
        <w:tblStyle w:val="TableGrid"/>
        <w:tblW w:w="0" w:type="auto"/>
        <w:jc w:val="center"/>
        <w:tblLook w:val="04A0" w:firstRow="1" w:lastRow="0" w:firstColumn="1" w:lastColumn="0" w:noHBand="0" w:noVBand="1"/>
      </w:tblPr>
      <w:tblGrid>
        <w:gridCol w:w="10714"/>
      </w:tblGrid>
      <w:tr w:rsidR="00DB60FD" w14:paraId="46B4A0AB" w14:textId="77777777">
        <w:trPr>
          <w:jc w:val="center"/>
        </w:trPr>
        <w:tc>
          <w:tcPr>
            <w:tcW w:w="10714" w:type="dxa"/>
            <w:shd w:val="clear" w:color="auto" w:fill="93CDDC"/>
          </w:tcPr>
          <w:p w14:paraId="692EE283" w14:textId="77777777" w:rsidR="00DB60FD" w:rsidRDefault="00000000">
            <w:pPr>
              <w:jc w:val="center"/>
            </w:pPr>
            <w:r>
              <w:rPr>
                <w:b/>
                <w:bCs/>
                <w:sz w:val="23"/>
                <w:szCs w:val="23"/>
              </w:rPr>
              <w:t>Cloud-Hosted SaaS Solution | Managed Migration | Assisted Migration Manager</w:t>
            </w:r>
          </w:p>
        </w:tc>
      </w:tr>
    </w:tbl>
    <w:p w14:paraId="1A849B3D" w14:textId="77777777" w:rsidR="00DB60FD" w:rsidRDefault="00DB60FD">
      <w:pPr>
        <w:spacing w:after="0" w:line="240" w:lineRule="auto"/>
      </w:pPr>
    </w:p>
    <w:tbl>
      <w:tblPr>
        <w:tblStyle w:val="PDPricingTableMainWithHeader88962454232666"/>
        <w:tblW w:w="0" w:type="auto"/>
        <w:jc w:val="center"/>
        <w:tblLook w:val="04A0" w:firstRow="1" w:lastRow="0" w:firstColumn="1" w:lastColumn="0" w:noHBand="0" w:noVBand="1"/>
      </w:tblPr>
      <w:tblGrid>
        <w:gridCol w:w="3824"/>
        <w:gridCol w:w="4452"/>
        <w:gridCol w:w="2491"/>
      </w:tblGrid>
      <w:tr w:rsidR="00AB3F12" w:rsidRPr="004F2B9C" w14:paraId="5AFC078C" w14:textId="77777777" w:rsidTr="00AB3F12">
        <w:trPr>
          <w:cnfStyle w:val="100000000000" w:firstRow="1" w:lastRow="0" w:firstColumn="0" w:lastColumn="0" w:oddVBand="0" w:evenVBand="0" w:oddHBand="0" w:evenHBand="0" w:firstRowFirstColumn="0" w:firstRowLastColumn="0" w:lastRowFirstColumn="0" w:lastRowLastColumn="0"/>
          <w:jc w:val="center"/>
        </w:trPr>
        <w:tc>
          <w:tcPr>
            <w:tcW w:w="3824" w:type="dxa"/>
          </w:tcPr>
          <w:p w14:paraId="6C4421D7" w14:textId="77777777" w:rsidR="00AB3F12" w:rsidRPr="004F2B9C" w:rsidRDefault="00AB3F12">
            <w:pPr>
              <w:jc w:val="center"/>
              <w:rPr>
                <w:b w:val="0"/>
                <w:bCs w:val="0"/>
              </w:rPr>
            </w:pPr>
            <w:r w:rsidRPr="004F2B9C">
              <w:rPr>
                <w:b w:val="0"/>
                <w:bCs w:val="0"/>
              </w:rPr>
              <w:t>Job Requirement</w:t>
            </w:r>
          </w:p>
        </w:tc>
        <w:tc>
          <w:tcPr>
            <w:tcW w:w="4452" w:type="dxa"/>
          </w:tcPr>
          <w:p w14:paraId="0CD3152B" w14:textId="77777777" w:rsidR="00AB3F12" w:rsidRPr="004F2B9C" w:rsidRDefault="00AB3F12">
            <w:pPr>
              <w:jc w:val="center"/>
              <w:rPr>
                <w:b w:val="0"/>
                <w:bCs w:val="0"/>
              </w:rPr>
            </w:pPr>
            <w:r w:rsidRPr="004F2B9C">
              <w:rPr>
                <w:b w:val="0"/>
                <w:bCs w:val="0"/>
              </w:rPr>
              <w:t>Description</w:t>
            </w:r>
          </w:p>
        </w:tc>
        <w:tc>
          <w:tcPr>
            <w:tcW w:w="2491" w:type="dxa"/>
          </w:tcPr>
          <w:p w14:paraId="18DFC101" w14:textId="77777777" w:rsidR="00AB3F12" w:rsidRPr="004F2B9C" w:rsidRDefault="00AB3F12">
            <w:pPr>
              <w:jc w:val="center"/>
              <w:rPr>
                <w:b w:val="0"/>
                <w:bCs w:val="0"/>
              </w:rPr>
            </w:pPr>
            <w:proofErr w:type="gramStart"/>
            <w:r w:rsidRPr="004F2B9C">
              <w:rPr>
                <w:b w:val="0"/>
                <w:bCs w:val="0"/>
              </w:rPr>
              <w:t>Price(</w:t>
            </w:r>
            <w:proofErr w:type="gramEnd"/>
            <w:r w:rsidRPr="004F2B9C">
              <w:rPr>
                <w:b w:val="0"/>
                <w:bCs w:val="0"/>
              </w:rPr>
              <w:t>USD)</w:t>
            </w:r>
          </w:p>
        </w:tc>
      </w:tr>
      <w:tr w:rsidR="00AB3F12" w:rsidRPr="004F2B9C" w14:paraId="0FC335C4" w14:textId="77777777" w:rsidTr="00AB3F12">
        <w:trPr>
          <w:jc w:val="center"/>
        </w:trPr>
        <w:tc>
          <w:tcPr>
            <w:tcW w:w="3824" w:type="dxa"/>
          </w:tcPr>
          <w:p w14:paraId="11BA6AF1" w14:textId="77777777" w:rsidR="00AB3F12" w:rsidRPr="004F2B9C" w:rsidRDefault="00AB3F12">
            <w:proofErr w:type="spellStart"/>
            <w:r w:rsidRPr="004F2B9C">
              <w:t>CloudFuze</w:t>
            </w:r>
            <w:proofErr w:type="spellEnd"/>
            <w:r w:rsidRPr="004F2B9C">
              <w:t xml:space="preserve"> X-Change Data Migration</w:t>
            </w:r>
          </w:p>
        </w:tc>
        <w:tc>
          <w:tcPr>
            <w:tcW w:w="4452" w:type="dxa"/>
          </w:tcPr>
          <w:p w14:paraId="37A5544D" w14:textId="77777777" w:rsidR="00AB3F12" w:rsidRPr="004F2B9C" w:rsidRDefault="00AB3F12">
            <w:proofErr w:type="spellStart"/>
            <w:r w:rsidRPr="004F2B9C">
              <w:t>DropBox</w:t>
            </w:r>
            <w:proofErr w:type="spellEnd"/>
            <w:r w:rsidRPr="004F2B9C">
              <w:t xml:space="preserve"> to Box</w:t>
            </w:r>
            <w:r w:rsidRPr="004F2B9C">
              <w:br/>
              <w:t>-----------------------------------------------------------</w:t>
            </w:r>
          </w:p>
          <w:p w14:paraId="5C9FE304" w14:textId="77777777" w:rsidR="00B2082D" w:rsidRPr="004F2B9C" w:rsidRDefault="00B2082D" w:rsidP="00B2082D">
            <w:r w:rsidRPr="004F2B9C">
              <w:t>Up to {{</w:t>
            </w:r>
            <w:proofErr w:type="spellStart"/>
            <w:r w:rsidRPr="004F2B9C">
              <w:t>users_count</w:t>
            </w:r>
            <w:proofErr w:type="spellEnd"/>
            <w:r w:rsidRPr="004F2B9C">
              <w:t>}} Users | {{</w:t>
            </w:r>
            <w:proofErr w:type="spellStart"/>
            <w:r w:rsidRPr="004F2B9C">
              <w:t>data_size</w:t>
            </w:r>
            <w:proofErr w:type="spellEnd"/>
            <w:r w:rsidRPr="004F2B9C">
              <w:t>}} GBs</w:t>
            </w:r>
          </w:p>
          <w:p w14:paraId="7CD4F082" w14:textId="77777777" w:rsidR="00AB3F12" w:rsidRPr="004F2B9C" w:rsidRDefault="00AB3F12" w:rsidP="00B2082D"/>
        </w:tc>
        <w:tc>
          <w:tcPr>
            <w:tcW w:w="2491" w:type="dxa"/>
          </w:tcPr>
          <w:p w14:paraId="101BA630" w14:textId="77777777" w:rsidR="00AB3F12" w:rsidRPr="004F2B9C" w:rsidRDefault="00AB3F12">
            <w:pPr>
              <w:jc w:val="center"/>
            </w:pPr>
            <w:r w:rsidRPr="004F2B9C">
              <w:rPr>
                <w:spacing w:val="-6"/>
                <w:sz w:val="19"/>
              </w:rPr>
              <w:t>{{</w:t>
            </w:r>
            <w:proofErr w:type="spellStart"/>
            <w:r w:rsidRPr="004F2B9C">
              <w:rPr>
                <w:spacing w:val="-6"/>
                <w:sz w:val="19"/>
              </w:rPr>
              <w:t>users_cost</w:t>
            </w:r>
            <w:proofErr w:type="spellEnd"/>
            <w:r w:rsidRPr="004F2B9C">
              <w:rPr>
                <w:spacing w:val="-4"/>
                <w:sz w:val="19"/>
              </w:rPr>
              <w:t>}}</w:t>
            </w:r>
          </w:p>
        </w:tc>
      </w:tr>
      <w:tr w:rsidR="00AB3F12" w:rsidRPr="004F2B9C" w14:paraId="2568B2FF" w14:textId="77777777" w:rsidTr="00AB3F12">
        <w:trPr>
          <w:jc w:val="center"/>
        </w:trPr>
        <w:tc>
          <w:tcPr>
            <w:tcW w:w="3824" w:type="dxa"/>
          </w:tcPr>
          <w:p w14:paraId="31E7560F" w14:textId="77777777" w:rsidR="00AB3F12" w:rsidRPr="004F2B9C" w:rsidRDefault="00AB3F12">
            <w:r w:rsidRPr="004F2B9C">
              <w:t>Instance Type</w:t>
            </w:r>
          </w:p>
        </w:tc>
        <w:tc>
          <w:tcPr>
            <w:tcW w:w="4452" w:type="dxa"/>
          </w:tcPr>
          <w:p w14:paraId="12DD3AD2" w14:textId="77777777" w:rsidR="00AB3F12" w:rsidRPr="004F2B9C" w:rsidRDefault="00AB3F12">
            <w:r w:rsidRPr="004F2B9C">
              <w:t>{{</w:t>
            </w:r>
            <w:proofErr w:type="spellStart"/>
            <w:r w:rsidRPr="004F2B9C">
              <w:t>instance_users</w:t>
            </w:r>
            <w:proofErr w:type="spellEnd"/>
            <w:r w:rsidRPr="004F2B9C">
              <w:t>}} {{</w:t>
            </w:r>
            <w:proofErr w:type="spellStart"/>
            <w:r w:rsidRPr="004F2B9C">
              <w:t>instance_type</w:t>
            </w:r>
            <w:proofErr w:type="spellEnd"/>
            <w:r w:rsidRPr="004F2B9C">
              <w:t>}} Instance in a High-End Enterprise Server</w:t>
            </w:r>
            <w:r w:rsidRPr="004F2B9C">
              <w:br/>
              <w:t xml:space="preserve"> ---------------------------------------------------- </w:t>
            </w:r>
            <w:r w:rsidRPr="004F2B9C">
              <w:rPr>
                <w:sz w:val="21"/>
                <w:szCs w:val="21"/>
              </w:rPr>
              <w:t xml:space="preserve">Instance Valid for </w:t>
            </w:r>
            <w:r w:rsidRPr="004F2B9C">
              <w:t>{{</w:t>
            </w:r>
            <w:proofErr w:type="spellStart"/>
            <w:r w:rsidRPr="004F2B9C">
              <w:t>Duration_of_months</w:t>
            </w:r>
            <w:proofErr w:type="spellEnd"/>
            <w:r w:rsidRPr="004F2B9C">
              <w:t xml:space="preserve">}} </w:t>
            </w:r>
            <w:r w:rsidRPr="004F2B9C">
              <w:rPr>
                <w:sz w:val="21"/>
                <w:szCs w:val="21"/>
              </w:rPr>
              <w:t>Months</w:t>
            </w:r>
          </w:p>
          <w:p w14:paraId="4C2634B3" w14:textId="77777777" w:rsidR="00AB3F12" w:rsidRPr="004F2B9C" w:rsidRDefault="00AB3F12"/>
        </w:tc>
        <w:tc>
          <w:tcPr>
            <w:tcW w:w="2491" w:type="dxa"/>
          </w:tcPr>
          <w:p w14:paraId="70C08985" w14:textId="77777777" w:rsidR="00AB3F12" w:rsidRPr="004F2B9C" w:rsidRDefault="00AB3F12">
            <w:pPr>
              <w:jc w:val="center"/>
            </w:pPr>
            <w:r w:rsidRPr="004F2B9C">
              <w:t>{{</w:t>
            </w:r>
            <w:proofErr w:type="spellStart"/>
            <w:r w:rsidRPr="004F2B9C">
              <w:t>instance_cost</w:t>
            </w:r>
            <w:proofErr w:type="spellEnd"/>
            <w:r w:rsidRPr="004F2B9C">
              <w:t>}}</w:t>
            </w:r>
          </w:p>
        </w:tc>
      </w:tr>
    </w:tbl>
    <w:p w14:paraId="3CA7A7E5" w14:textId="77777777" w:rsidR="00DB60FD" w:rsidRDefault="00DB60FD"/>
    <w:tbl>
      <w:tblPr>
        <w:tblStyle w:val="PDPricingTableTotal"/>
        <w:tblW w:w="0" w:type="auto"/>
        <w:jc w:val="right"/>
        <w:tblInd w:w="0" w:type="dxa"/>
        <w:tblLook w:val="04A0" w:firstRow="1" w:lastRow="0" w:firstColumn="1" w:lastColumn="0" w:noHBand="0" w:noVBand="1"/>
      </w:tblPr>
      <w:tblGrid>
        <w:gridCol w:w="2947"/>
        <w:gridCol w:w="2678"/>
        <w:gridCol w:w="2679"/>
      </w:tblGrid>
      <w:tr w:rsidR="00AB3F12" w14:paraId="47C37DB2" w14:textId="77777777" w:rsidTr="00AB3F12">
        <w:trPr>
          <w:jc w:val="right"/>
        </w:trPr>
        <w:tc>
          <w:tcPr>
            <w:tcW w:w="5625" w:type="dxa"/>
            <w:gridSpan w:val="2"/>
          </w:tcPr>
          <w:p w14:paraId="06E0CC12" w14:textId="77777777" w:rsidR="00AB3F12" w:rsidRDefault="00AB3F12">
            <w:pPr>
              <w:jc w:val="right"/>
              <w:rPr>
                <w:b/>
                <w:bCs/>
              </w:rPr>
            </w:pPr>
            <w:r>
              <w:rPr>
                <w:b/>
                <w:bCs/>
              </w:rPr>
              <w:t>Discount {{</w:t>
            </w:r>
            <w:proofErr w:type="spellStart"/>
            <w:r>
              <w:rPr>
                <w:b/>
                <w:bCs/>
              </w:rPr>
              <w:t>discount_percent_with_parentheses</w:t>
            </w:r>
            <w:proofErr w:type="spellEnd"/>
            <w:r>
              <w:rPr>
                <w:b/>
                <w:bCs/>
              </w:rPr>
              <w:t>}}</w:t>
            </w:r>
          </w:p>
        </w:tc>
        <w:tc>
          <w:tcPr>
            <w:tcW w:w="2679" w:type="dxa"/>
          </w:tcPr>
          <w:p w14:paraId="790173C6" w14:textId="77777777" w:rsidR="00AB3F12" w:rsidRDefault="00AB3F12">
            <w:pPr>
              <w:jc w:val="right"/>
              <w:rPr>
                <w:b/>
              </w:rPr>
            </w:pPr>
            <w:r w:rsidRPr="006C3BD8">
              <w:rPr>
                <w:b/>
                <w:bCs/>
              </w:rPr>
              <w:t>{{</w:t>
            </w:r>
            <w:proofErr w:type="spellStart"/>
            <w:r w:rsidRPr="006C3BD8">
              <w:rPr>
                <w:b/>
                <w:bCs/>
              </w:rPr>
              <w:t>discount_amount</w:t>
            </w:r>
            <w:proofErr w:type="spellEnd"/>
            <w:r w:rsidRPr="006C3BD8">
              <w:rPr>
                <w:b/>
                <w:bCs/>
              </w:rPr>
              <w:t>}}</w:t>
            </w:r>
          </w:p>
        </w:tc>
      </w:tr>
      <w:tr w:rsidR="00DB60FD" w14:paraId="3CFF37DB" w14:textId="77777777" w:rsidTr="00AB3F12">
        <w:trPr>
          <w:gridBefore w:val="1"/>
          <w:wBefore w:w="2947" w:type="dxa"/>
          <w:jc w:val="right"/>
        </w:trPr>
        <w:tc>
          <w:tcPr>
            <w:tcW w:w="2678" w:type="dxa"/>
          </w:tcPr>
          <w:p w14:paraId="31B9FECA" w14:textId="77777777" w:rsidR="00DB60FD" w:rsidRDefault="00000000">
            <w:pPr>
              <w:jc w:val="right"/>
            </w:pPr>
            <w:r>
              <w:rPr>
                <w:b/>
                <w:bCs/>
              </w:rPr>
              <w:t>Total Price</w:t>
            </w:r>
          </w:p>
        </w:tc>
        <w:tc>
          <w:tcPr>
            <w:tcW w:w="2679" w:type="dxa"/>
          </w:tcPr>
          <w:p w14:paraId="47705F27" w14:textId="77777777" w:rsidR="00DB60FD" w:rsidRDefault="00AB3F12">
            <w:pPr>
              <w:jc w:val="right"/>
            </w:pPr>
            <w:r>
              <w:rPr>
                <w:b/>
              </w:rPr>
              <w:t>{{</w:t>
            </w:r>
            <w:proofErr w:type="spellStart"/>
            <w:r>
              <w:rPr>
                <w:b/>
              </w:rPr>
              <w:t>total</w:t>
            </w:r>
            <w:ins w:id="0" w:author="Tharun P" w:date="2025-09-09T12:49:00Z" w16du:dateUtc="2025-09-09T07:19:00Z">
              <w:r>
                <w:rPr>
                  <w:b/>
                  <w:spacing w:val="-10"/>
                </w:rPr>
                <w:t>_</w:t>
              </w:r>
            </w:ins>
            <w:r>
              <w:rPr>
                <w:b/>
                <w:spacing w:val="-2"/>
              </w:rPr>
              <w:t>price_discount</w:t>
            </w:r>
            <w:proofErr w:type="spellEnd"/>
            <w:r>
              <w:rPr>
                <w:b/>
                <w:spacing w:val="-2"/>
              </w:rPr>
              <w:t>}}</w:t>
            </w:r>
          </w:p>
        </w:tc>
      </w:tr>
    </w:tbl>
    <w:p w14:paraId="260E9A7C" w14:textId="77777777" w:rsidR="00DB60FD" w:rsidRDefault="00DB60FD">
      <w:pPr>
        <w:spacing w:after="0" w:line="240" w:lineRule="auto"/>
      </w:pPr>
    </w:p>
    <w:p w14:paraId="19495D4B" w14:textId="2C955CC7" w:rsidR="00DB60FD" w:rsidRDefault="00000000">
      <w:pPr>
        <w:pStyle w:val="PDParagraphDefault"/>
      </w:pPr>
      <w:r>
        <w:lastRenderedPageBreak/>
        <w:t>​</w:t>
      </w:r>
      <w:r w:rsidR="007F7CCB">
        <w:br/>
      </w:r>
      <w:r w:rsidR="007F7CCB">
        <w:br/>
      </w:r>
    </w:p>
    <w:p w14:paraId="2E8CBC59" w14:textId="297EBB29" w:rsidR="00DB60FD" w:rsidRDefault="00D03A15">
      <w:pPr>
        <w:spacing w:after="0" w:line="240" w:lineRule="auto"/>
      </w:pPr>
      <w:r>
        <w:br/>
      </w:r>
    </w:p>
    <w:tbl>
      <w:tblPr>
        <w:tblStyle w:val="TableGrid"/>
        <w:tblW w:w="0" w:type="auto"/>
        <w:jc w:val="center"/>
        <w:tblLook w:val="04A0" w:firstRow="1" w:lastRow="0" w:firstColumn="1" w:lastColumn="0" w:noHBand="0" w:noVBand="1"/>
      </w:tblPr>
      <w:tblGrid>
        <w:gridCol w:w="10714"/>
      </w:tblGrid>
      <w:tr w:rsidR="00DB60FD" w14:paraId="09176E4E" w14:textId="77777777">
        <w:trPr>
          <w:jc w:val="center"/>
        </w:trPr>
        <w:tc>
          <w:tcPr>
            <w:tcW w:w="10714" w:type="dxa"/>
            <w:shd w:val="clear" w:color="auto" w:fill="93CDDC"/>
          </w:tcPr>
          <w:p w14:paraId="68225B5A" w14:textId="77777777" w:rsidR="00DB60FD" w:rsidRDefault="00000000">
            <w:pPr>
              <w:jc w:val="center"/>
            </w:pPr>
            <w:r>
              <w:rPr>
                <w:b/>
                <w:bCs/>
                <w:sz w:val="23"/>
                <w:szCs w:val="23"/>
              </w:rPr>
              <w:t>Important Payment Notes:</w:t>
            </w:r>
          </w:p>
        </w:tc>
      </w:tr>
    </w:tbl>
    <w:p w14:paraId="62EF5B4F" w14:textId="77777777" w:rsidR="00DB60FD" w:rsidRDefault="00DB60FD">
      <w:pPr>
        <w:spacing w:after="0" w:line="240" w:lineRule="auto"/>
      </w:pPr>
    </w:p>
    <w:p w14:paraId="138ECFA7" w14:textId="77777777" w:rsidR="00DB60FD" w:rsidRDefault="00000000">
      <w:pPr>
        <w:pStyle w:val="PDParagraphDefault"/>
        <w:numPr>
          <w:ilvl w:val="0"/>
          <w:numId w:val="3"/>
        </w:numPr>
      </w:pPr>
      <w:r>
        <w:rPr>
          <w:b/>
          <w:bCs/>
        </w:rPr>
        <w:t>100% pre-payment before initiating the migration.</w:t>
      </w:r>
    </w:p>
    <w:p w14:paraId="68C0E6FF" w14:textId="77777777" w:rsidR="00DB60FD" w:rsidRDefault="00DB60FD">
      <w:pPr>
        <w:pStyle w:val="PDParagraphDefault"/>
      </w:pPr>
    </w:p>
    <w:p w14:paraId="4B6AC0B8" w14:textId="77777777" w:rsidR="00DB60FD" w:rsidRDefault="00000000">
      <w:pPr>
        <w:pStyle w:val="PDParagraphDefault"/>
        <w:numPr>
          <w:ilvl w:val="0"/>
          <w:numId w:val="4"/>
        </w:numPr>
      </w:pPr>
      <w:r>
        <w:rPr>
          <w:b/>
          <w:bCs/>
        </w:rPr>
        <w:t>All prices are in US dollars (USD).</w:t>
      </w:r>
    </w:p>
    <w:p w14:paraId="597024E4" w14:textId="77777777" w:rsidR="00DB60FD" w:rsidRDefault="00DB60FD">
      <w:pPr>
        <w:pStyle w:val="PDParagraphDefault"/>
      </w:pPr>
    </w:p>
    <w:p w14:paraId="3E4414B2" w14:textId="77777777" w:rsidR="00DB60FD" w:rsidRDefault="00000000">
      <w:pPr>
        <w:pStyle w:val="PDParagraphDefault"/>
        <w:numPr>
          <w:ilvl w:val="0"/>
          <w:numId w:val="5"/>
        </w:numPr>
      </w:pPr>
      <w:r>
        <w:rPr>
          <w:b/>
          <w:bCs/>
        </w:rPr>
        <w:t>Any required sales taxes are not included in the above agreement.</w:t>
      </w:r>
    </w:p>
    <w:p w14:paraId="54DAD0A5" w14:textId="77777777" w:rsidR="00DB60FD" w:rsidRDefault="00DB60FD">
      <w:pPr>
        <w:pStyle w:val="PDParagraphDefault"/>
      </w:pPr>
    </w:p>
    <w:p w14:paraId="69833DEE" w14:textId="77777777" w:rsidR="00DB60FD" w:rsidRDefault="00000000">
      <w:pPr>
        <w:pStyle w:val="PDParagraphDefault"/>
        <w:numPr>
          <w:ilvl w:val="0"/>
          <w:numId w:val="6"/>
        </w:numPr>
      </w:pPr>
      <w:r>
        <w:rPr>
          <w:b/>
          <w:bCs/>
        </w:rPr>
        <w:t xml:space="preserve">Overage </w:t>
      </w:r>
      <w:proofErr w:type="gramStart"/>
      <w:r>
        <w:rPr>
          <w:b/>
          <w:bCs/>
        </w:rPr>
        <w:t>Charges:</w:t>
      </w:r>
      <w:r>
        <w:t xml:space="preserve"> </w:t>
      </w:r>
      <w:bookmarkStart w:id="1" w:name="_Hlk210908381"/>
      <w:r w:rsidR="00AB3F12" w:rsidRPr="001F598F">
        <w:t>{{</w:t>
      </w:r>
      <w:proofErr w:type="spellStart"/>
      <w:proofErr w:type="gramEnd"/>
      <w:r w:rsidR="00AB3F12" w:rsidRPr="001F598F">
        <w:t>per_user_cost</w:t>
      </w:r>
      <w:proofErr w:type="spellEnd"/>
      <w:r w:rsidR="00AB3F12" w:rsidRPr="001F598F">
        <w:t>}}</w:t>
      </w:r>
      <w:r w:rsidR="00AB3F12" w:rsidRPr="00F8259B">
        <w:rPr>
          <w:b/>
          <w:bCs/>
        </w:rPr>
        <w:t xml:space="preserve"> </w:t>
      </w:r>
      <w:r w:rsidR="00AB3F12">
        <w:t xml:space="preserve">per User | </w:t>
      </w:r>
      <w:r w:rsidR="00AB3F12" w:rsidRPr="001F598F">
        <w:t>{{</w:t>
      </w:r>
      <w:proofErr w:type="spellStart"/>
      <w:r w:rsidR="00AB3F12" w:rsidRPr="001F598F">
        <w:t>instance_type_cost</w:t>
      </w:r>
      <w:proofErr w:type="spellEnd"/>
      <w:r w:rsidR="00AB3F12" w:rsidRPr="001F598F">
        <w:t>}}</w:t>
      </w:r>
      <w:r w:rsidR="00AB3F12">
        <w:rPr>
          <w:b/>
          <w:bCs/>
        </w:rPr>
        <w:t xml:space="preserve"> </w:t>
      </w:r>
      <w:r w:rsidR="00AB3F12">
        <w:t>per server per month</w:t>
      </w:r>
      <w:bookmarkEnd w:id="1"/>
    </w:p>
    <w:p w14:paraId="6AEBB431" w14:textId="77777777" w:rsidR="00DB60FD" w:rsidRDefault="00DB60FD">
      <w:pPr>
        <w:pStyle w:val="PDParagraphDefault"/>
      </w:pPr>
    </w:p>
    <w:p w14:paraId="6F6CA8BE" w14:textId="77777777" w:rsidR="00DB60FD" w:rsidRDefault="00000000">
      <w:pPr>
        <w:pStyle w:val="PDParagraphDefault"/>
        <w:numPr>
          <w:ilvl w:val="0"/>
          <w:numId w:val="7"/>
        </w:numPr>
      </w:pPr>
      <w:r>
        <w:rPr>
          <w:b/>
          <w:bCs/>
        </w:rPr>
        <w:t xml:space="preserve">Initial Service </w:t>
      </w:r>
      <w:proofErr w:type="gramStart"/>
      <w:r>
        <w:rPr>
          <w:b/>
          <w:bCs/>
        </w:rPr>
        <w:t>Term:</w:t>
      </w:r>
      <w:r>
        <w:t xml:space="preserve"> </w:t>
      </w:r>
      <w:bookmarkStart w:id="2" w:name="_Hlk210908391"/>
      <w:r w:rsidR="00AB3F12">
        <w:t>{{</w:t>
      </w:r>
      <w:proofErr w:type="spellStart"/>
      <w:proofErr w:type="gramEnd"/>
      <w:r w:rsidR="00AB3F12">
        <w:t>Start_date</w:t>
      </w:r>
      <w:proofErr w:type="spellEnd"/>
      <w:r w:rsidR="00AB3F12">
        <w:t>}} till {{</w:t>
      </w:r>
      <w:proofErr w:type="spellStart"/>
      <w:r w:rsidR="00AB3F12">
        <w:t>End_date</w:t>
      </w:r>
      <w:proofErr w:type="spellEnd"/>
      <w:r w:rsidR="00AB3F12">
        <w:t>}}</w:t>
      </w:r>
      <w:bookmarkEnd w:id="2"/>
    </w:p>
    <w:p w14:paraId="3692856C" w14:textId="77777777" w:rsidR="00DB60FD" w:rsidRDefault="00DB60FD">
      <w:pPr>
        <w:spacing w:after="0" w:line="240" w:lineRule="auto"/>
      </w:pPr>
    </w:p>
    <w:tbl>
      <w:tblPr>
        <w:tblStyle w:val="TableGrid"/>
        <w:tblW w:w="0" w:type="auto"/>
        <w:jc w:val="center"/>
        <w:tblLook w:val="04A0" w:firstRow="1" w:lastRow="0" w:firstColumn="1" w:lastColumn="0" w:noHBand="0" w:noVBand="1"/>
      </w:tblPr>
      <w:tblGrid>
        <w:gridCol w:w="10714"/>
      </w:tblGrid>
      <w:tr w:rsidR="00DB60FD" w14:paraId="03F3DF2A" w14:textId="77777777">
        <w:trPr>
          <w:jc w:val="center"/>
        </w:trPr>
        <w:tc>
          <w:tcPr>
            <w:tcW w:w="10714" w:type="dxa"/>
            <w:shd w:val="clear" w:color="auto" w:fill="93CDDC"/>
          </w:tcPr>
          <w:p w14:paraId="2E155894" w14:textId="77777777" w:rsidR="00DB60FD" w:rsidRDefault="00000000">
            <w:pPr>
              <w:jc w:val="center"/>
            </w:pPr>
            <w:r>
              <w:rPr>
                <w:b/>
                <w:bCs/>
                <w:sz w:val="23"/>
                <w:szCs w:val="23"/>
              </w:rPr>
              <w:t>SAAS SERVICE AGREEMENT:</w:t>
            </w:r>
          </w:p>
        </w:tc>
      </w:tr>
    </w:tbl>
    <w:p w14:paraId="3DC506FB" w14:textId="77777777" w:rsidR="00DB60FD" w:rsidRDefault="00DB60FD">
      <w:pPr>
        <w:spacing w:after="0" w:line="240" w:lineRule="auto"/>
      </w:pPr>
    </w:p>
    <w:p w14:paraId="4AA991EA" w14:textId="77777777" w:rsidR="00DB60FD" w:rsidRDefault="00000000">
      <w:pPr>
        <w:pStyle w:val="PDParagraphDefault"/>
        <w:jc w:val="both"/>
        <w:sectPr w:rsidR="00DB60FD">
          <w:headerReference w:type="default" r:id="rId7"/>
          <w:footerReference w:type="default" r:id="rId8"/>
          <w:headerReference w:type="first" r:id="rId9"/>
          <w:footerReference w:type="first" r:id="rId10"/>
          <w:pgSz w:w="12240" w:h="15840" w:code="1"/>
          <w:pgMar w:top="979" w:right="763" w:bottom="979" w:left="763" w:header="240" w:footer="240" w:gutter="0"/>
          <w:cols w:space="720"/>
        </w:sectPr>
      </w:pPr>
      <w:r>
        <w:t xml:space="preserve">This SaaS Services Agreement (“Agreement”) is entered on this </w:t>
      </w:r>
      <w:r w:rsidR="00AB3F12" w:rsidRPr="001A6008">
        <w:rPr>
          <w:b/>
          <w:bCs/>
        </w:rPr>
        <w:t>{{Date}}</w:t>
      </w:r>
      <w:r>
        <w:t xml:space="preserve"> (the “Effective Date”) between </w:t>
      </w:r>
      <w:proofErr w:type="spellStart"/>
      <w:r>
        <w:rPr>
          <w:b/>
          <w:bCs/>
        </w:rPr>
        <w:t>CloudFuze</w:t>
      </w:r>
      <w:proofErr w:type="spellEnd"/>
      <w:r>
        <w:rPr>
          <w:b/>
          <w:bCs/>
        </w:rPr>
        <w:t>, Inc.</w:t>
      </w:r>
      <w:r>
        <w:t xml:space="preserve"> with a place of business at </w:t>
      </w:r>
      <w:r>
        <w:rPr>
          <w:u w:val="single"/>
        </w:rPr>
        <w:t>2500 Regency Parkway, Cary, NC 27518</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w:t>
      </w:r>
      <w:proofErr w:type="gramStart"/>
      <w:r>
        <w:t>to</w:t>
      </w:r>
      <w:proofErr w:type="gramEnd"/>
      <w:r>
        <w:t xml:space="preserve"> any different terms of any related purchase order or similar form even if signed by the parties after the date hereof.</w:t>
      </w:r>
    </w:p>
    <w:tbl>
      <w:tblPr>
        <w:tblStyle w:val="PDRowItem"/>
        <w:tblW w:w="0" w:type="auto"/>
        <w:jc w:val="center"/>
        <w:tblInd w:w="0" w:type="dxa"/>
        <w:tblLook w:val="04A0" w:firstRow="1" w:lastRow="0" w:firstColumn="1" w:lastColumn="0" w:noHBand="0" w:noVBand="1"/>
      </w:tblPr>
      <w:tblGrid>
        <w:gridCol w:w="5357"/>
        <w:gridCol w:w="5357"/>
      </w:tblGrid>
      <w:tr w:rsidR="00DB60FD" w14:paraId="4534B7CA" w14:textId="77777777">
        <w:trPr>
          <w:jc w:val="center"/>
        </w:trPr>
        <w:tc>
          <w:tcPr>
            <w:tcW w:w="5357" w:type="dxa"/>
          </w:tcPr>
          <w:p w14:paraId="664FA9D4" w14:textId="77777777" w:rsidR="00DB60FD" w:rsidRDefault="00000000">
            <w:pPr>
              <w:pStyle w:val="PDParagraphDefault"/>
            </w:pPr>
            <w:r>
              <w:rPr>
                <w:b/>
                <w:bCs/>
                <w:u w:val="single"/>
              </w:rPr>
              <w:lastRenderedPageBreak/>
              <w:t xml:space="preserve">For </w:t>
            </w:r>
            <w:proofErr w:type="spellStart"/>
            <w:r>
              <w:rPr>
                <w:b/>
                <w:bCs/>
                <w:u w:val="single"/>
              </w:rPr>
              <w:t>CloudFuze</w:t>
            </w:r>
            <w:proofErr w:type="spellEnd"/>
            <w:r>
              <w:rPr>
                <w:b/>
                <w:bCs/>
                <w:u w:val="single"/>
              </w:rPr>
              <w:t>, Inc.</w:t>
            </w:r>
          </w:p>
          <w:p w14:paraId="19331278" w14:textId="77777777" w:rsidR="00DB60FD" w:rsidRDefault="00DB60FD">
            <w:pPr>
              <w:spacing w:after="0" w:line="240" w:lineRule="auto"/>
            </w:pPr>
          </w:p>
          <w:p w14:paraId="57584103" w14:textId="77777777" w:rsidR="00DB60FD" w:rsidRDefault="00DB60FD">
            <w:pPr>
              <w:pStyle w:val="PDParagraphDefault"/>
            </w:pPr>
          </w:p>
          <w:p w14:paraId="6FC2EB80" w14:textId="77777777" w:rsidR="00DB60FD" w:rsidRDefault="00000000">
            <w:pPr>
              <w:pStyle w:val="PDParagraphDefault"/>
            </w:pPr>
            <w:proofErr w:type="gramStart"/>
            <w:r>
              <w:t>By :</w:t>
            </w:r>
            <w:proofErr w:type="gramEnd"/>
            <w:r>
              <w:t xml:space="preserve">     _________________________________</w:t>
            </w:r>
          </w:p>
          <w:p w14:paraId="23D17E6B" w14:textId="77777777" w:rsidR="00DB60FD" w:rsidRDefault="00DB60FD">
            <w:pPr>
              <w:pStyle w:val="PDParagraphDefault"/>
            </w:pPr>
          </w:p>
          <w:p w14:paraId="36EB9E85" w14:textId="77777777" w:rsidR="00DB60FD" w:rsidRDefault="00000000">
            <w:pPr>
              <w:pStyle w:val="PDParagraphDefault"/>
            </w:pPr>
            <w:r>
              <w:t>Name: _________________________________</w:t>
            </w:r>
          </w:p>
          <w:p w14:paraId="082D3162" w14:textId="77777777" w:rsidR="00DB60FD" w:rsidRDefault="00DB60FD">
            <w:pPr>
              <w:pStyle w:val="PDParagraphDefault"/>
            </w:pPr>
          </w:p>
          <w:p w14:paraId="48CC20A4" w14:textId="77777777" w:rsidR="00DB60FD" w:rsidRDefault="00000000">
            <w:pPr>
              <w:pStyle w:val="PDParagraphDefault"/>
            </w:pPr>
            <w:proofErr w:type="gramStart"/>
            <w:r>
              <w:t>Title :</w:t>
            </w:r>
            <w:proofErr w:type="gramEnd"/>
            <w:r>
              <w:t xml:space="preserve">   _________________________________</w:t>
            </w:r>
          </w:p>
          <w:p w14:paraId="5A0D1B94" w14:textId="77777777" w:rsidR="00DB60FD" w:rsidRDefault="00DB60FD">
            <w:pPr>
              <w:pStyle w:val="PDParagraphDefault"/>
            </w:pPr>
          </w:p>
          <w:p w14:paraId="43E7DB1A" w14:textId="77777777" w:rsidR="00DB60FD" w:rsidRDefault="00000000">
            <w:pPr>
              <w:pStyle w:val="PDParagraphDefault"/>
            </w:pPr>
            <w:proofErr w:type="gramStart"/>
            <w:r>
              <w:t>Date :</w:t>
            </w:r>
            <w:proofErr w:type="gramEnd"/>
            <w:r>
              <w:t xml:space="preserve">  _________________________________</w:t>
            </w:r>
          </w:p>
        </w:tc>
        <w:tc>
          <w:tcPr>
            <w:tcW w:w="5357" w:type="dxa"/>
          </w:tcPr>
          <w:p w14:paraId="30CD4239" w14:textId="77777777" w:rsidR="00DB60FD" w:rsidRDefault="00000000">
            <w:pPr>
              <w:pStyle w:val="PDParagraphDefault"/>
            </w:pPr>
            <w:r>
              <w:rPr>
                <w:b/>
                <w:bCs/>
                <w:u w:val="single"/>
              </w:rPr>
              <w:t xml:space="preserve">For </w:t>
            </w:r>
            <w:r w:rsidR="00AB3F12" w:rsidRPr="00A6577A">
              <w:rPr>
                <w:b/>
                <w:bCs/>
                <w:u w:val="single"/>
              </w:rPr>
              <w:t>{{</w:t>
            </w:r>
            <w:proofErr w:type="spellStart"/>
            <w:r w:rsidR="00AB3F12" w:rsidRPr="00A6577A">
              <w:rPr>
                <w:b/>
                <w:bCs/>
                <w:u w:val="single"/>
              </w:rPr>
              <w:t>Company</w:t>
            </w:r>
            <w:r w:rsidR="00AB3F12" w:rsidRPr="00A6577A">
              <w:rPr>
                <w:b/>
                <w:bCs/>
                <w:spacing w:val="-7"/>
                <w:u w:val="single"/>
              </w:rPr>
              <w:t>_</w:t>
            </w:r>
            <w:r w:rsidR="00AB3F12" w:rsidRPr="00A6577A">
              <w:rPr>
                <w:b/>
                <w:bCs/>
                <w:spacing w:val="-2"/>
                <w:u w:val="single"/>
              </w:rPr>
              <w:t>Name</w:t>
            </w:r>
            <w:proofErr w:type="spellEnd"/>
            <w:r w:rsidR="00AB3F12" w:rsidRPr="00A6577A">
              <w:rPr>
                <w:b/>
                <w:bCs/>
                <w:spacing w:val="-2"/>
                <w:u w:val="single"/>
              </w:rPr>
              <w:t>}}</w:t>
            </w:r>
          </w:p>
          <w:p w14:paraId="4D724D03" w14:textId="77777777" w:rsidR="00DB60FD" w:rsidRDefault="00DB60FD">
            <w:pPr>
              <w:spacing w:after="0" w:line="240" w:lineRule="auto"/>
            </w:pPr>
          </w:p>
          <w:p w14:paraId="350150CB" w14:textId="77777777" w:rsidR="00DB60FD" w:rsidRDefault="00DB60FD">
            <w:pPr>
              <w:pStyle w:val="PDParagraphDefault"/>
            </w:pPr>
          </w:p>
          <w:p w14:paraId="0E855A62" w14:textId="77777777" w:rsidR="00DB60FD" w:rsidRDefault="00000000">
            <w:pPr>
              <w:pStyle w:val="PDParagraphDefault"/>
            </w:pPr>
            <w:proofErr w:type="gramStart"/>
            <w:r>
              <w:t>By :</w:t>
            </w:r>
            <w:proofErr w:type="gramEnd"/>
            <w:r>
              <w:t xml:space="preserve">     _________________________________</w:t>
            </w:r>
          </w:p>
          <w:p w14:paraId="2CE924E3" w14:textId="77777777" w:rsidR="00DB60FD" w:rsidRDefault="00DB60FD">
            <w:pPr>
              <w:pStyle w:val="PDParagraphDefault"/>
            </w:pPr>
          </w:p>
          <w:p w14:paraId="0738F6A7" w14:textId="77777777" w:rsidR="00DB60FD" w:rsidRDefault="00000000">
            <w:pPr>
              <w:pStyle w:val="PDParagraphDefault"/>
            </w:pPr>
            <w:r>
              <w:t>Name: _________________________________</w:t>
            </w:r>
          </w:p>
          <w:p w14:paraId="2F5B2482" w14:textId="77777777" w:rsidR="00DB60FD" w:rsidRDefault="00DB60FD">
            <w:pPr>
              <w:pStyle w:val="PDParagraphDefault"/>
            </w:pPr>
          </w:p>
          <w:p w14:paraId="56945FC6" w14:textId="77777777" w:rsidR="00DB60FD" w:rsidRDefault="00000000">
            <w:pPr>
              <w:pStyle w:val="PDParagraphDefault"/>
            </w:pPr>
            <w:proofErr w:type="gramStart"/>
            <w:r>
              <w:t>Title :</w:t>
            </w:r>
            <w:proofErr w:type="gramEnd"/>
            <w:r>
              <w:t xml:space="preserve">   _________________________________</w:t>
            </w:r>
          </w:p>
          <w:p w14:paraId="152B12E3" w14:textId="77777777" w:rsidR="00DB60FD" w:rsidRDefault="00DB60FD">
            <w:pPr>
              <w:pStyle w:val="PDParagraphDefault"/>
            </w:pPr>
          </w:p>
          <w:p w14:paraId="30804DC8" w14:textId="77777777" w:rsidR="00DB60FD" w:rsidRDefault="00000000">
            <w:pPr>
              <w:pStyle w:val="PDParagraphDefault"/>
            </w:pPr>
            <w:proofErr w:type="gramStart"/>
            <w:r>
              <w:t>Date :</w:t>
            </w:r>
            <w:proofErr w:type="gramEnd"/>
            <w:r>
              <w:t xml:space="preserve">  _________________________________</w:t>
            </w:r>
          </w:p>
        </w:tc>
      </w:tr>
    </w:tbl>
    <w:tbl>
      <w:tblPr>
        <w:tblStyle w:val="CustomGrid88962456543604"/>
        <w:tblW w:w="0" w:type="auto"/>
        <w:jc w:val="center"/>
        <w:tblLook w:val="04A0" w:firstRow="1" w:lastRow="0" w:firstColumn="1" w:lastColumn="0" w:noHBand="0" w:noVBand="1"/>
      </w:tblPr>
      <w:tblGrid>
        <w:gridCol w:w="10714"/>
      </w:tblGrid>
      <w:tr w:rsidR="00DB60FD" w14:paraId="2AEF4D59" w14:textId="77777777">
        <w:trPr>
          <w:jc w:val="center"/>
        </w:trPr>
        <w:tc>
          <w:tcPr>
            <w:tcW w:w="10714" w:type="dxa"/>
            <w:shd w:val="clear" w:color="auto" w:fill="93CDDC"/>
          </w:tcPr>
          <w:p w14:paraId="127B9AD3" w14:textId="77777777" w:rsidR="00DB60FD" w:rsidRDefault="00000000">
            <w:pPr>
              <w:jc w:val="center"/>
            </w:pPr>
            <w:r>
              <w:rPr>
                <w:b/>
                <w:bCs/>
                <w:sz w:val="23"/>
                <w:szCs w:val="23"/>
              </w:rPr>
              <w:t>TERMS AND CONDITIONS</w:t>
            </w:r>
          </w:p>
        </w:tc>
      </w:tr>
    </w:tbl>
    <w:p w14:paraId="397707C1" w14:textId="77777777" w:rsidR="00DB60FD" w:rsidRDefault="00DB60FD">
      <w:pPr>
        <w:spacing w:after="0" w:line="240" w:lineRule="auto"/>
      </w:pPr>
    </w:p>
    <w:p w14:paraId="26714856" w14:textId="77777777" w:rsidR="00DB60FD" w:rsidRDefault="00000000">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62F0E12F" w14:textId="77777777" w:rsidR="00DB60FD" w:rsidRDefault="00DB60FD">
      <w:pPr>
        <w:spacing w:after="0" w:line="240" w:lineRule="auto"/>
      </w:pPr>
    </w:p>
    <w:tbl>
      <w:tblPr>
        <w:tblStyle w:val="CustomGrid88962456824700"/>
        <w:tblW w:w="0" w:type="auto"/>
        <w:jc w:val="center"/>
        <w:tblLook w:val="04A0" w:firstRow="1" w:lastRow="0" w:firstColumn="1" w:lastColumn="0" w:noHBand="0" w:noVBand="1"/>
      </w:tblPr>
      <w:tblGrid>
        <w:gridCol w:w="10714"/>
      </w:tblGrid>
      <w:tr w:rsidR="00DB60FD" w14:paraId="4B76690C" w14:textId="77777777">
        <w:trPr>
          <w:jc w:val="center"/>
        </w:trPr>
        <w:tc>
          <w:tcPr>
            <w:tcW w:w="10714" w:type="dxa"/>
            <w:shd w:val="clear" w:color="auto" w:fill="93CDDC"/>
          </w:tcPr>
          <w:p w14:paraId="4DFBAF06" w14:textId="77777777" w:rsidR="00DB60FD" w:rsidRDefault="00000000">
            <w:pPr>
              <w:jc w:val="center"/>
            </w:pPr>
            <w:r>
              <w:rPr>
                <w:b/>
                <w:bCs/>
                <w:sz w:val="23"/>
                <w:szCs w:val="23"/>
              </w:rPr>
              <w:t>RESTRICTIONS AND RESPONSIBILITIES</w:t>
            </w:r>
          </w:p>
        </w:tc>
      </w:tr>
    </w:tbl>
    <w:p w14:paraId="18A8D278" w14:textId="77777777" w:rsidR="00DB60FD" w:rsidRDefault="00DB60FD">
      <w:pPr>
        <w:spacing w:after="0" w:line="240" w:lineRule="auto"/>
      </w:pPr>
    </w:p>
    <w:p w14:paraId="1F9F08A8" w14:textId="77777777" w:rsidR="00DB60FD" w:rsidRDefault="00000000">
      <w:pPr>
        <w:pStyle w:val="PDParagraphDefault"/>
        <w:jc w:val="both"/>
        <w:sectPr w:rsidR="00DB60FD">
          <w:headerReference w:type="default" r:id="rId11"/>
          <w:footerReference w:type="default" r:id="rId12"/>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Services, Company may do so and may </w:t>
      </w:r>
      <w:r>
        <w:lastRenderedPageBreak/>
        <w:t>prohibit any use of the Services 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p>
    <w:tbl>
      <w:tblPr>
        <w:tblStyle w:val="CustomGrid88962457269600"/>
        <w:tblW w:w="0" w:type="auto"/>
        <w:jc w:val="center"/>
        <w:tblLook w:val="04A0" w:firstRow="1" w:lastRow="0" w:firstColumn="1" w:lastColumn="0" w:noHBand="0" w:noVBand="1"/>
      </w:tblPr>
      <w:tblGrid>
        <w:gridCol w:w="10714"/>
      </w:tblGrid>
      <w:tr w:rsidR="00DB60FD" w14:paraId="4F2C6F44" w14:textId="77777777">
        <w:trPr>
          <w:jc w:val="center"/>
        </w:trPr>
        <w:tc>
          <w:tcPr>
            <w:tcW w:w="10714" w:type="dxa"/>
            <w:shd w:val="clear" w:color="auto" w:fill="93CDDC"/>
          </w:tcPr>
          <w:p w14:paraId="331BDE50" w14:textId="77777777" w:rsidR="00DB60FD" w:rsidRDefault="00000000">
            <w:pPr>
              <w:jc w:val="center"/>
            </w:pPr>
            <w:r>
              <w:rPr>
                <w:b/>
                <w:bCs/>
                <w:sz w:val="24"/>
                <w:szCs w:val="24"/>
                <w:shd w:val="clear" w:color="auto" w:fill="B6DDE8"/>
              </w:rPr>
              <w:lastRenderedPageBreak/>
              <w:t>CONFIDENTIALITY, PROPRIETARY RIGHTS</w:t>
            </w:r>
          </w:p>
        </w:tc>
      </w:tr>
    </w:tbl>
    <w:p w14:paraId="76B55320" w14:textId="77777777" w:rsidR="00DB60FD" w:rsidRDefault="00DB60FD">
      <w:pPr>
        <w:spacing w:after="0" w:line="240" w:lineRule="auto"/>
      </w:pPr>
    </w:p>
    <w:p w14:paraId="2542E125" w14:textId="77777777" w:rsidR="00DB60FD" w:rsidRDefault="00000000">
      <w:pPr>
        <w:pStyle w:val="PDParagraphDefault"/>
        <w:jc w:val="both"/>
      </w:pPr>
      <w:r>
        <w:rPr>
          <w:sz w:val="24"/>
          <w:szCs w:val="24"/>
        </w:rPr>
        <w:t>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w:t>
      </w:r>
      <w:proofErr w:type="spellStart"/>
      <w:r>
        <w:rPr>
          <w:sz w:val="24"/>
          <w:szCs w:val="24"/>
        </w:rPr>
        <w:t>i</w:t>
      </w:r>
      <w:proofErr w:type="spellEnd"/>
      <w:r>
        <w:rPr>
          <w:sz w:val="24"/>
          <w:szCs w:val="24"/>
        </w:rPr>
        <w:t xml:space="preserve">)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11C41F49" w14:textId="77777777" w:rsidR="00DB60FD" w:rsidRDefault="00000000">
      <w:pPr>
        <w:pStyle w:val="PDParagraphDefault"/>
        <w:jc w:val="both"/>
      </w:pPr>
      <w:r>
        <w:rPr>
          <w:sz w:val="24"/>
          <w:szCs w:val="24"/>
        </w:rPr>
        <w:t xml:space="preserve">any information that the Receiving Party can document (a) is or becomes generally available to the public, or (b) was in its possession or known by </w:t>
      </w:r>
      <w:proofErr w:type="spellStart"/>
      <w:r>
        <w:rPr>
          <w:sz w:val="24"/>
          <w:szCs w:val="24"/>
        </w:rPr>
        <w:t>it</w:t>
      </w:r>
      <w:proofErr w:type="spellEnd"/>
      <w:r>
        <w:rPr>
          <w:sz w:val="24"/>
          <w:szCs w:val="24"/>
        </w:rPr>
        <w:t xml:space="preserve">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w:t>
      </w:r>
      <w:proofErr w:type="gramStart"/>
      <w:r>
        <w:rPr>
          <w:sz w:val="24"/>
          <w:szCs w:val="24"/>
        </w:rPr>
        <w:t>right</w:t>
      </w:r>
      <w:proofErr w:type="gramEnd"/>
      <w:r>
        <w:rPr>
          <w:sz w:val="24"/>
          <w:szCs w:val="24"/>
        </w:rPr>
        <w:t xml:space="preserve">, </w:t>
      </w:r>
      <w:proofErr w:type="gramStart"/>
      <w:r>
        <w:rPr>
          <w:sz w:val="24"/>
          <w:szCs w:val="24"/>
        </w:rPr>
        <w:t>title</w:t>
      </w:r>
      <w:proofErr w:type="gramEnd"/>
      <w:r>
        <w:rPr>
          <w:sz w:val="24"/>
          <w:szCs w:val="24"/>
        </w:rPr>
        <w:t xml:space="preserve"> and </w:t>
      </w:r>
      <w:proofErr w:type="gramStart"/>
      <w:r>
        <w:rPr>
          <w:sz w:val="24"/>
          <w:szCs w:val="24"/>
        </w:rPr>
        <w:t>interest</w:t>
      </w:r>
      <w:proofErr w:type="gramEnd"/>
      <w:r>
        <w:rPr>
          <w:sz w:val="24"/>
          <w:szCs w:val="24"/>
        </w:rPr>
        <w:t xml:space="preserve"> in and </w:t>
      </w:r>
      <w:proofErr w:type="gramStart"/>
      <w:r>
        <w:rPr>
          <w:sz w:val="24"/>
          <w:szCs w:val="24"/>
        </w:rPr>
        <w:t>to the</w:t>
      </w:r>
      <w:proofErr w:type="gramEnd"/>
      <w:r>
        <w:rPr>
          <w:sz w:val="24"/>
          <w:szCs w:val="24"/>
        </w:rPr>
        <w:t xml:space="preserve"> Customer Data, as well as any data that is based on or derived from the Customer Data and provided to Customer as part of the Services. Company shall own and retain all </w:t>
      </w:r>
      <w:proofErr w:type="gramStart"/>
      <w:r>
        <w:rPr>
          <w:sz w:val="24"/>
          <w:szCs w:val="24"/>
        </w:rPr>
        <w:t>right</w:t>
      </w:r>
      <w:proofErr w:type="gramEnd"/>
      <w:r>
        <w:rPr>
          <w:sz w:val="24"/>
          <w:szCs w:val="24"/>
        </w:rPr>
        <w: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w:t>
      </w:r>
      <w:proofErr w:type="spellStart"/>
      <w:r>
        <w:rPr>
          <w:sz w:val="24"/>
          <w:szCs w:val="24"/>
        </w:rPr>
        <w:t>i</w:t>
      </w:r>
      <w:proofErr w:type="spellEnd"/>
      <w:r>
        <w:rPr>
          <w:sz w:val="24"/>
          <w:szCs w:val="24"/>
        </w:rPr>
        <w:t>)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2BF0FB01" w14:textId="77777777" w:rsidR="00DB60FD" w:rsidRDefault="00000000">
      <w:pPr>
        <w:pStyle w:val="PDParagraphDefault"/>
        <w:jc w:val="both"/>
      </w:pPr>
      <w:r>
        <w:lastRenderedPageBreak/>
        <w:t xml:space="preserve"> </w:t>
      </w:r>
    </w:p>
    <w:p w14:paraId="56DA13C7" w14:textId="77777777" w:rsidR="00DB60FD" w:rsidRDefault="00DB60FD">
      <w:pPr>
        <w:spacing w:after="0" w:line="240" w:lineRule="auto"/>
      </w:pPr>
    </w:p>
    <w:tbl>
      <w:tblPr>
        <w:tblStyle w:val="CustomGrid88962457608747"/>
        <w:tblW w:w="0" w:type="auto"/>
        <w:jc w:val="center"/>
        <w:tblLook w:val="04A0" w:firstRow="1" w:lastRow="0" w:firstColumn="1" w:lastColumn="0" w:noHBand="0" w:noVBand="1"/>
      </w:tblPr>
      <w:tblGrid>
        <w:gridCol w:w="10714"/>
      </w:tblGrid>
      <w:tr w:rsidR="00DB60FD" w14:paraId="1E121D68" w14:textId="77777777">
        <w:trPr>
          <w:jc w:val="center"/>
        </w:trPr>
        <w:tc>
          <w:tcPr>
            <w:tcW w:w="10714" w:type="dxa"/>
            <w:shd w:val="clear" w:color="auto" w:fill="93CDDC"/>
          </w:tcPr>
          <w:p w14:paraId="07359EE6" w14:textId="77777777" w:rsidR="00DB60FD" w:rsidRDefault="00000000">
            <w:pPr>
              <w:jc w:val="both"/>
            </w:pPr>
            <w:r>
              <w:t xml:space="preserve"> </w:t>
            </w:r>
          </w:p>
          <w:p w14:paraId="2F1D9CB8" w14:textId="77777777" w:rsidR="00DB60FD" w:rsidRDefault="00000000">
            <w:pPr>
              <w:jc w:val="both"/>
            </w:pPr>
            <w:r>
              <w:rPr>
                <w:b/>
                <w:bCs/>
                <w:sz w:val="24"/>
                <w:szCs w:val="24"/>
                <w:shd w:val="clear" w:color="auto" w:fill="B6DDE8"/>
              </w:rPr>
              <w:t>PAYMENT OF FEES</w:t>
            </w:r>
          </w:p>
        </w:tc>
      </w:tr>
    </w:tbl>
    <w:p w14:paraId="37FEDB19" w14:textId="77777777" w:rsidR="00DB60FD" w:rsidRDefault="00DB60FD">
      <w:pPr>
        <w:spacing w:after="0" w:line="240" w:lineRule="auto"/>
      </w:pPr>
    </w:p>
    <w:p w14:paraId="47283063" w14:textId="77777777" w:rsidR="00DB60FD" w:rsidRDefault="00000000">
      <w:pPr>
        <w:pStyle w:val="PDParagraphDefault"/>
        <w:jc w:val="both"/>
      </w:pPr>
      <w:r>
        <w:rPr>
          <w:sz w:val="24"/>
          <w:szCs w:val="24"/>
        </w:rPr>
        <w:t xml:space="preserve">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w:t>
      </w:r>
      <w:proofErr w:type="gramStart"/>
      <w:r>
        <w:rPr>
          <w:sz w:val="24"/>
          <w:szCs w:val="24"/>
        </w:rPr>
        <w:t>in order to</w:t>
      </w:r>
      <w:proofErr w:type="gramEnd"/>
      <w:r>
        <w:rPr>
          <w:sz w:val="24"/>
          <w:szCs w:val="24"/>
        </w:rPr>
        <w:t xml:space="preserve"> receive an adjustment or credit. Inquiries should be directed </w:t>
      </w:r>
      <w:proofErr w:type="gramStart"/>
      <w:r>
        <w:rPr>
          <w:sz w:val="24"/>
          <w:szCs w:val="24"/>
        </w:rPr>
        <w:t>to Company’s</w:t>
      </w:r>
      <w:proofErr w:type="gramEnd"/>
      <w:r>
        <w:rPr>
          <w:sz w:val="24"/>
          <w:szCs w:val="24"/>
        </w:rPr>
        <w:t xml:space="preserve"> customer support department.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6BD52BCA" w14:textId="77777777" w:rsidR="00DB60FD" w:rsidRDefault="00000000">
      <w:pPr>
        <w:pStyle w:val="PDParagraphDefault"/>
        <w:jc w:val="both"/>
      </w:pPr>
      <w:r>
        <w:rPr>
          <w:sz w:val="24"/>
          <w:szCs w:val="24"/>
        </w:rPr>
        <w:t xml:space="preserve"> </w:t>
      </w:r>
    </w:p>
    <w:p w14:paraId="6BFDDED0" w14:textId="77777777" w:rsidR="00DB60FD" w:rsidRDefault="00000000">
      <w:pPr>
        <w:pStyle w:val="PDParagraphDefault"/>
        <w:jc w:val="both"/>
      </w:pPr>
      <w:r>
        <w:rPr>
          <w:sz w:val="24"/>
          <w:szCs w:val="24"/>
        </w:rPr>
        <w:t xml:space="preserve">If Service implementation or migration project is being delayed due to </w:t>
      </w:r>
      <w:proofErr w:type="gramStart"/>
      <w:r>
        <w:rPr>
          <w:sz w:val="24"/>
          <w:szCs w:val="24"/>
        </w:rPr>
        <w:t>customer</w:t>
      </w:r>
      <w:proofErr w:type="gramEnd"/>
      <w:r>
        <w:rPr>
          <w:sz w:val="24"/>
          <w:szCs w:val="24"/>
        </w:rPr>
        <w:t xml:space="preserve"> not responding in a timely manner or due to other delays from Customer which are not communicated to the Company before the Effective Date, Company may charge additional fee as specified under Overage Charges.</w:t>
      </w:r>
    </w:p>
    <w:p w14:paraId="0559CA47" w14:textId="77777777" w:rsidR="00DB60FD" w:rsidRDefault="00000000">
      <w:pPr>
        <w:pStyle w:val="PDParagraphDefault"/>
        <w:jc w:val="both"/>
        <w:sectPr w:rsidR="00DB60FD">
          <w:headerReference w:type="default" r:id="rId13"/>
          <w:footerReference w:type="default" r:id="rId14"/>
          <w:pgSz w:w="12240" w:h="15840" w:code="1"/>
          <w:pgMar w:top="979" w:right="763" w:bottom="979" w:left="763" w:header="240" w:footer="240" w:gutter="0"/>
          <w:cols w:space="720"/>
        </w:sectPr>
      </w:pPr>
      <w:r>
        <w:t xml:space="preserve"> </w:t>
      </w:r>
    </w:p>
    <w:tbl>
      <w:tblPr>
        <w:tblStyle w:val="CustomGrid88962458062316"/>
        <w:tblW w:w="0" w:type="auto"/>
        <w:jc w:val="center"/>
        <w:tblLook w:val="04A0" w:firstRow="1" w:lastRow="0" w:firstColumn="1" w:lastColumn="0" w:noHBand="0" w:noVBand="1"/>
      </w:tblPr>
      <w:tblGrid>
        <w:gridCol w:w="10714"/>
      </w:tblGrid>
      <w:tr w:rsidR="00DB60FD" w14:paraId="1AF57692" w14:textId="77777777">
        <w:trPr>
          <w:jc w:val="center"/>
        </w:trPr>
        <w:tc>
          <w:tcPr>
            <w:tcW w:w="10714" w:type="dxa"/>
            <w:shd w:val="clear" w:color="auto" w:fill="93CDDC"/>
          </w:tcPr>
          <w:p w14:paraId="60B1AAE1" w14:textId="77777777" w:rsidR="00DB60FD" w:rsidRDefault="00000000">
            <w:pPr>
              <w:jc w:val="center"/>
            </w:pPr>
            <w:r>
              <w:rPr>
                <w:b/>
                <w:bCs/>
                <w:sz w:val="24"/>
                <w:szCs w:val="24"/>
                <w:shd w:val="clear" w:color="auto" w:fill="B6DDE8"/>
              </w:rPr>
              <w:lastRenderedPageBreak/>
              <w:t>TERM AND TERMINATION</w:t>
            </w:r>
          </w:p>
        </w:tc>
      </w:tr>
    </w:tbl>
    <w:p w14:paraId="55D28A0B" w14:textId="77777777" w:rsidR="00DB60FD" w:rsidRDefault="00DB60FD">
      <w:pPr>
        <w:spacing w:after="0" w:line="240" w:lineRule="auto"/>
      </w:pPr>
    </w:p>
    <w:p w14:paraId="09069B05" w14:textId="77777777" w:rsidR="00DB60FD" w:rsidRDefault="00000000">
      <w:pPr>
        <w:pStyle w:val="PDParagraphDefault"/>
        <w:jc w:val="both"/>
      </w:pPr>
      <w:r>
        <w:rPr>
          <w:sz w:val="24"/>
          <w:szCs w:val="24"/>
        </w:rPr>
        <w:t xml:space="preserve">Subject to earlier termination as provided below, this Agreement is for the Initial Service Term as specified in the Order Form, and shall be automatically renewed for additional periods of the same duration as the Initial Service Term (collectively, the “Term”), unless </w:t>
      </w:r>
      <w:proofErr w:type="gramStart"/>
      <w:r>
        <w:rPr>
          <w:sz w:val="24"/>
          <w:szCs w:val="24"/>
        </w:rPr>
        <w:t>either party</w:t>
      </w:r>
      <w:proofErr w:type="gramEnd"/>
      <w:r>
        <w:rPr>
          <w:sz w:val="24"/>
          <w:szCs w:val="24"/>
        </w:rPr>
        <w:t xml:space="preserve"> requests termination at least thirty (30) days prior to the end of the then-current term.</w:t>
      </w:r>
    </w:p>
    <w:p w14:paraId="5D75CC2E" w14:textId="77777777" w:rsidR="00DB60FD" w:rsidRDefault="00000000">
      <w:pPr>
        <w:pStyle w:val="PDParagraphDefault"/>
        <w:jc w:val="both"/>
      </w:pPr>
      <w:r>
        <w:t xml:space="preserve"> </w:t>
      </w:r>
    </w:p>
    <w:p w14:paraId="0B26F7DA" w14:textId="77777777" w:rsidR="00DB60FD" w:rsidRDefault="00000000">
      <w:pPr>
        <w:pStyle w:val="PDParagraphDefault"/>
        <w:jc w:val="both"/>
      </w:pPr>
      <w:r>
        <w:rPr>
          <w:sz w:val="24"/>
          <w:szCs w:val="24"/>
        </w:rPr>
        <w:t xml:space="preserve">In addition to any other </w:t>
      </w:r>
      <w:proofErr w:type="gramStart"/>
      <w:r>
        <w:rPr>
          <w:sz w:val="24"/>
          <w:szCs w:val="24"/>
        </w:rPr>
        <w:t>remedies</w:t>
      </w:r>
      <w:proofErr w:type="gramEnd"/>
      <w:r>
        <w:rPr>
          <w:sz w:val="24"/>
          <w:szCs w:val="24"/>
        </w:rPr>
        <w:t xml:space="preserve">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70FF1253" w14:textId="77777777" w:rsidR="00DB60FD" w:rsidRDefault="00DB60FD">
      <w:pPr>
        <w:spacing w:after="0" w:line="240" w:lineRule="auto"/>
      </w:pPr>
    </w:p>
    <w:tbl>
      <w:tblPr>
        <w:tblStyle w:val="CustomGrid88962458423174"/>
        <w:tblW w:w="0" w:type="auto"/>
        <w:jc w:val="center"/>
        <w:tblLook w:val="04A0" w:firstRow="1" w:lastRow="0" w:firstColumn="1" w:lastColumn="0" w:noHBand="0" w:noVBand="1"/>
      </w:tblPr>
      <w:tblGrid>
        <w:gridCol w:w="10714"/>
      </w:tblGrid>
      <w:tr w:rsidR="00DB60FD" w14:paraId="4CC46817" w14:textId="77777777">
        <w:trPr>
          <w:jc w:val="center"/>
        </w:trPr>
        <w:tc>
          <w:tcPr>
            <w:tcW w:w="10714" w:type="dxa"/>
            <w:shd w:val="clear" w:color="auto" w:fill="93CDDC"/>
          </w:tcPr>
          <w:p w14:paraId="046EF9D6" w14:textId="77777777" w:rsidR="00DB60FD" w:rsidRDefault="00000000">
            <w:pPr>
              <w:jc w:val="both"/>
            </w:pPr>
            <w:r>
              <w:t xml:space="preserve"> </w:t>
            </w:r>
          </w:p>
          <w:p w14:paraId="307327A3" w14:textId="77777777" w:rsidR="00DB60FD" w:rsidRDefault="00000000">
            <w:pPr>
              <w:jc w:val="both"/>
            </w:pPr>
            <w:r>
              <w:rPr>
                <w:b/>
                <w:bCs/>
                <w:sz w:val="24"/>
                <w:szCs w:val="24"/>
                <w:shd w:val="clear" w:color="auto" w:fill="B6DDE8"/>
              </w:rPr>
              <w:t>WARRANTY AND DISCLAIMER</w:t>
            </w:r>
          </w:p>
        </w:tc>
      </w:tr>
    </w:tbl>
    <w:p w14:paraId="25DA05F6" w14:textId="77777777" w:rsidR="00DB60FD" w:rsidRDefault="00DB60FD">
      <w:pPr>
        <w:spacing w:after="0" w:line="240" w:lineRule="auto"/>
      </w:pPr>
    </w:p>
    <w:p w14:paraId="38236C69" w14:textId="77777777" w:rsidR="00DB60FD" w:rsidRDefault="00000000">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4202BAE8" w14:textId="77777777" w:rsidR="00DB60FD" w:rsidRDefault="00000000">
      <w:pPr>
        <w:pStyle w:val="PDParagraphDefault"/>
        <w:jc w:val="both"/>
      </w:pPr>
      <w:r>
        <w:rPr>
          <w:sz w:val="24"/>
          <w:szCs w:val="24"/>
        </w:rPr>
        <w:t xml:space="preserve"> </w:t>
      </w:r>
    </w:p>
    <w:p w14:paraId="7DC92A0C" w14:textId="77777777" w:rsidR="00DB60FD" w:rsidRDefault="00000000">
      <w:pPr>
        <w:pStyle w:val="PDParagraphDefault"/>
        <w:jc w:val="both"/>
        <w:sectPr w:rsidR="00DB60FD">
          <w:headerReference w:type="default" r:id="rId15"/>
          <w:footerReference w:type="default" r:id="rId16"/>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w:t>
      </w:r>
      <w:r>
        <w:rPr>
          <w:sz w:val="24"/>
          <w:szCs w:val="24"/>
        </w:rPr>
        <w:lastRenderedPageBreak/>
        <w:t>INCLUDING, BUT NOT LIMITED TO, IMPLIED WARRANTIES OF MERCHANTABILITY AND FITNESS FOR A PARTICULAR PURPOSE AND NON-INFRINGEMENT.</w:t>
      </w:r>
    </w:p>
    <w:tbl>
      <w:tblPr>
        <w:tblStyle w:val="CustomGrid88962458891024"/>
        <w:tblW w:w="0" w:type="auto"/>
        <w:jc w:val="center"/>
        <w:tblLook w:val="04A0" w:firstRow="1" w:lastRow="0" w:firstColumn="1" w:lastColumn="0" w:noHBand="0" w:noVBand="1"/>
      </w:tblPr>
      <w:tblGrid>
        <w:gridCol w:w="10714"/>
      </w:tblGrid>
      <w:tr w:rsidR="00DB60FD" w14:paraId="3F2BB725" w14:textId="77777777">
        <w:trPr>
          <w:jc w:val="center"/>
        </w:trPr>
        <w:tc>
          <w:tcPr>
            <w:tcW w:w="10714" w:type="dxa"/>
            <w:shd w:val="clear" w:color="auto" w:fill="93CDDC"/>
          </w:tcPr>
          <w:p w14:paraId="295F1169" w14:textId="77777777" w:rsidR="00DB60FD" w:rsidRDefault="00000000">
            <w:pPr>
              <w:jc w:val="center"/>
            </w:pPr>
            <w:r>
              <w:rPr>
                <w:b/>
                <w:bCs/>
                <w:sz w:val="24"/>
                <w:szCs w:val="24"/>
                <w:shd w:val="clear" w:color="auto" w:fill="B6DDE8"/>
              </w:rPr>
              <w:lastRenderedPageBreak/>
              <w:t>INDEMNITY</w:t>
            </w:r>
          </w:p>
        </w:tc>
      </w:tr>
    </w:tbl>
    <w:p w14:paraId="0B1DE3A8" w14:textId="77777777" w:rsidR="00DB60FD" w:rsidRDefault="00DB60FD">
      <w:pPr>
        <w:spacing w:after="0" w:line="240" w:lineRule="auto"/>
      </w:pPr>
    </w:p>
    <w:p w14:paraId="14B35603" w14:textId="77777777" w:rsidR="00DB60FD" w:rsidRDefault="00000000">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3EF76A7C" w14:textId="77777777" w:rsidR="00DB60FD" w:rsidRDefault="00000000">
      <w:pPr>
        <w:pStyle w:val="PDParagraphDefault"/>
        <w:jc w:val="both"/>
      </w:pPr>
      <w:r>
        <w:rPr>
          <w:sz w:val="24"/>
          <w:szCs w:val="24"/>
        </w:rPr>
        <w:t xml:space="preserve"> </w:t>
      </w:r>
    </w:p>
    <w:p w14:paraId="34BCF622" w14:textId="77777777" w:rsidR="00DB60FD" w:rsidRDefault="00000000">
      <w:pPr>
        <w:pStyle w:val="PDParagraphDefault"/>
        <w:jc w:val="both"/>
      </w:pPr>
      <w:r>
        <w:rPr>
          <w:sz w:val="24"/>
          <w:szCs w:val="24"/>
        </w:rPr>
        <w:t xml:space="preserve">1) Not supplied by Company, </w:t>
      </w:r>
    </w:p>
    <w:p w14:paraId="503B3D15" w14:textId="77777777" w:rsidR="00DB60FD" w:rsidRDefault="00000000">
      <w:pPr>
        <w:pStyle w:val="PDParagraphDefault"/>
        <w:jc w:val="both"/>
      </w:pPr>
      <w:r>
        <w:rPr>
          <w:sz w:val="24"/>
          <w:szCs w:val="24"/>
        </w:rPr>
        <w:t xml:space="preserve"> </w:t>
      </w:r>
    </w:p>
    <w:p w14:paraId="0BA33A74" w14:textId="77777777" w:rsidR="00DB60FD" w:rsidRDefault="00000000">
      <w:pPr>
        <w:pStyle w:val="PDParagraphDefault"/>
        <w:jc w:val="both"/>
      </w:pPr>
      <w:r>
        <w:rPr>
          <w:sz w:val="24"/>
          <w:szCs w:val="24"/>
        </w:rPr>
        <w:t xml:space="preserve">2) Made in whole or in part in accordance with Customer specifications, </w:t>
      </w:r>
    </w:p>
    <w:p w14:paraId="1006363B" w14:textId="77777777" w:rsidR="00DB60FD" w:rsidRDefault="00000000">
      <w:pPr>
        <w:pStyle w:val="PDParagraphDefault"/>
        <w:jc w:val="both"/>
      </w:pPr>
      <w:r>
        <w:rPr>
          <w:sz w:val="24"/>
          <w:szCs w:val="24"/>
        </w:rPr>
        <w:t xml:space="preserve"> </w:t>
      </w:r>
    </w:p>
    <w:p w14:paraId="595B30DA" w14:textId="77777777" w:rsidR="00DB60FD" w:rsidRDefault="00000000">
      <w:pPr>
        <w:pStyle w:val="PDParagraphDefault"/>
        <w:jc w:val="both"/>
      </w:pPr>
      <w:r>
        <w:rPr>
          <w:sz w:val="24"/>
          <w:szCs w:val="24"/>
        </w:rPr>
        <w:t xml:space="preserve">3) That are modified after delivery by Company, </w:t>
      </w:r>
    </w:p>
    <w:p w14:paraId="1A6DF69C" w14:textId="77777777" w:rsidR="00DB60FD" w:rsidRDefault="00000000">
      <w:pPr>
        <w:pStyle w:val="PDParagraphDefault"/>
        <w:jc w:val="both"/>
      </w:pPr>
      <w:r>
        <w:rPr>
          <w:sz w:val="24"/>
          <w:szCs w:val="24"/>
        </w:rPr>
        <w:t xml:space="preserve"> </w:t>
      </w:r>
    </w:p>
    <w:p w14:paraId="079A893B" w14:textId="77777777" w:rsidR="00DB60FD" w:rsidRDefault="00000000">
      <w:pPr>
        <w:pStyle w:val="PDParagraphDefault"/>
        <w:jc w:val="both"/>
      </w:pPr>
      <w:r>
        <w:rPr>
          <w:sz w:val="24"/>
          <w:szCs w:val="24"/>
        </w:rPr>
        <w:t xml:space="preserve">4) Combined with other products, processes or materials where the alleged infringement relates to such combination, </w:t>
      </w:r>
    </w:p>
    <w:p w14:paraId="4E8F45A5" w14:textId="77777777" w:rsidR="00DB60FD" w:rsidRDefault="00000000">
      <w:pPr>
        <w:pStyle w:val="PDParagraphDefault"/>
        <w:jc w:val="both"/>
      </w:pPr>
      <w:r>
        <w:rPr>
          <w:sz w:val="24"/>
          <w:szCs w:val="24"/>
        </w:rPr>
        <w:t xml:space="preserve"> </w:t>
      </w:r>
    </w:p>
    <w:p w14:paraId="696FA108" w14:textId="77777777" w:rsidR="00DB60FD" w:rsidRDefault="00000000">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7A81A4CB" w14:textId="77777777" w:rsidR="00DB60FD" w:rsidRDefault="00000000">
      <w:pPr>
        <w:pStyle w:val="PDParagraphDefault"/>
        <w:jc w:val="both"/>
      </w:pPr>
      <w:r>
        <w:rPr>
          <w:sz w:val="24"/>
          <w:szCs w:val="24"/>
        </w:rPr>
        <w:t xml:space="preserve"> </w:t>
      </w:r>
    </w:p>
    <w:p w14:paraId="5A9BE75F" w14:textId="77777777" w:rsidR="00DB60FD" w:rsidRDefault="00000000">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2A080972" w14:textId="77777777" w:rsidR="00DB60FD" w:rsidRDefault="00000000">
      <w:pPr>
        <w:pStyle w:val="PDParagraphDefault"/>
        <w:jc w:val="both"/>
      </w:pPr>
      <w:r>
        <w:rPr>
          <w:sz w:val="24"/>
          <w:szCs w:val="24"/>
        </w:rPr>
        <w:t xml:space="preserve"> </w:t>
      </w:r>
    </w:p>
    <w:p w14:paraId="115F1D67" w14:textId="77777777" w:rsidR="00DB60FD" w:rsidRDefault="00000000">
      <w:pPr>
        <w:pStyle w:val="PDParagraphDefault"/>
        <w:jc w:val="both"/>
      </w:pPr>
      <w:r>
        <w:rPr>
          <w:sz w:val="24"/>
          <w:szCs w:val="24"/>
        </w:rPr>
        <w:t xml:space="preserve">B. Obtain for Customer a license to continue using the Service, or </w:t>
      </w:r>
    </w:p>
    <w:p w14:paraId="08F7BABC" w14:textId="77777777" w:rsidR="00DB60FD" w:rsidRDefault="00000000">
      <w:pPr>
        <w:pStyle w:val="PDParagraphDefault"/>
        <w:jc w:val="both"/>
      </w:pPr>
      <w:r>
        <w:rPr>
          <w:sz w:val="24"/>
          <w:szCs w:val="24"/>
        </w:rPr>
        <w:t xml:space="preserve"> </w:t>
      </w:r>
    </w:p>
    <w:p w14:paraId="22C36842" w14:textId="77777777" w:rsidR="00DB60FD" w:rsidRDefault="00000000">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3D837B07" w14:textId="77777777" w:rsidR="00DB60FD" w:rsidRDefault="00DB60FD">
      <w:pPr>
        <w:spacing w:after="0" w:line="240" w:lineRule="auto"/>
      </w:pPr>
    </w:p>
    <w:tbl>
      <w:tblPr>
        <w:tblStyle w:val="CustomGrid88962459376654"/>
        <w:tblW w:w="0" w:type="auto"/>
        <w:jc w:val="center"/>
        <w:tblLook w:val="04A0" w:firstRow="1" w:lastRow="0" w:firstColumn="1" w:lastColumn="0" w:noHBand="0" w:noVBand="1"/>
      </w:tblPr>
      <w:tblGrid>
        <w:gridCol w:w="10714"/>
      </w:tblGrid>
      <w:tr w:rsidR="00DB60FD" w14:paraId="06A00390" w14:textId="77777777">
        <w:trPr>
          <w:jc w:val="center"/>
        </w:trPr>
        <w:tc>
          <w:tcPr>
            <w:tcW w:w="10714" w:type="dxa"/>
            <w:shd w:val="clear" w:color="auto" w:fill="93CDDC"/>
          </w:tcPr>
          <w:p w14:paraId="78138738" w14:textId="77777777" w:rsidR="00DB60FD" w:rsidRDefault="00000000">
            <w:pPr>
              <w:jc w:val="both"/>
            </w:pPr>
            <w:r>
              <w:t xml:space="preserve"> </w:t>
            </w:r>
          </w:p>
          <w:p w14:paraId="20375AB8" w14:textId="77777777" w:rsidR="00DB60FD" w:rsidRDefault="00000000">
            <w:pPr>
              <w:jc w:val="both"/>
            </w:pPr>
            <w:r>
              <w:rPr>
                <w:b/>
                <w:bCs/>
                <w:sz w:val="24"/>
                <w:szCs w:val="24"/>
                <w:shd w:val="clear" w:color="auto" w:fill="B6DDE8"/>
              </w:rPr>
              <w:t>LIMITATION OF LIABILITY</w:t>
            </w:r>
          </w:p>
        </w:tc>
      </w:tr>
    </w:tbl>
    <w:p w14:paraId="43B56010" w14:textId="77777777" w:rsidR="00DB60FD" w:rsidRDefault="00DB60FD">
      <w:pPr>
        <w:spacing w:after="0" w:line="240" w:lineRule="auto"/>
      </w:pPr>
    </w:p>
    <w:p w14:paraId="20331ADC" w14:textId="77777777" w:rsidR="00DB60FD" w:rsidRDefault="00000000">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639A239D" w14:textId="77777777" w:rsidR="00DB60FD" w:rsidRDefault="00000000">
      <w:pPr>
        <w:pStyle w:val="PDParagraphDefault"/>
        <w:jc w:val="both"/>
      </w:pPr>
      <w:r>
        <w:rPr>
          <w:sz w:val="24"/>
          <w:szCs w:val="24"/>
        </w:rPr>
        <w:t xml:space="preserve"> </w:t>
      </w:r>
    </w:p>
    <w:p w14:paraId="2B5538FE" w14:textId="77777777" w:rsidR="00DB60FD" w:rsidRDefault="00000000">
      <w:pPr>
        <w:pStyle w:val="PDParagraphDefault"/>
        <w:jc w:val="both"/>
      </w:pPr>
      <w:r>
        <w:rPr>
          <w:sz w:val="24"/>
          <w:szCs w:val="24"/>
        </w:rPr>
        <w:t xml:space="preserve">THERETO UNDER ANY CONTRACT, NEGLIGENCE, STRICT LIABILITY OR OTHER THEORY: </w:t>
      </w:r>
    </w:p>
    <w:p w14:paraId="7F7844E2" w14:textId="77777777" w:rsidR="00DB60FD" w:rsidRDefault="00000000">
      <w:pPr>
        <w:pStyle w:val="PDParagraphDefault"/>
        <w:jc w:val="both"/>
      </w:pPr>
      <w:r>
        <w:rPr>
          <w:sz w:val="24"/>
          <w:szCs w:val="24"/>
        </w:rPr>
        <w:t xml:space="preserve"> </w:t>
      </w:r>
    </w:p>
    <w:p w14:paraId="43F77F6C" w14:textId="77777777" w:rsidR="00DB60FD" w:rsidRDefault="00000000">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08E02CAD" w14:textId="77777777" w:rsidR="00DB60FD" w:rsidRDefault="00000000">
      <w:pPr>
        <w:pStyle w:val="PDParagraphDefault"/>
        <w:jc w:val="both"/>
      </w:pPr>
      <w:r>
        <w:rPr>
          <w:sz w:val="24"/>
          <w:szCs w:val="24"/>
        </w:rPr>
        <w:t xml:space="preserve"> </w:t>
      </w:r>
    </w:p>
    <w:p w14:paraId="1B1EA58B" w14:textId="77777777" w:rsidR="00DB60FD" w:rsidRDefault="00000000">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01C17DEC" w14:textId="77777777" w:rsidR="00DB60FD" w:rsidRDefault="00000000">
      <w:pPr>
        <w:pStyle w:val="PDParagraphDefault"/>
        <w:jc w:val="both"/>
      </w:pPr>
      <w:r>
        <w:rPr>
          <w:sz w:val="24"/>
          <w:szCs w:val="24"/>
        </w:rPr>
        <w:t xml:space="preserve"> </w:t>
      </w:r>
    </w:p>
    <w:p w14:paraId="77087197" w14:textId="77777777" w:rsidR="00DB60FD" w:rsidRDefault="00000000">
      <w:pPr>
        <w:pStyle w:val="PDParagraphDefault"/>
        <w:jc w:val="both"/>
      </w:pPr>
      <w:r>
        <w:rPr>
          <w:sz w:val="24"/>
          <w:szCs w:val="24"/>
        </w:rPr>
        <w:t>​C) FOR ANY DELAY, FAILURE, OR INABILITY TO PERFORM RESULTING FROM CHANGES, MODIFICATIONS, OR DISCONTINUATION OF THIRD-PARTY PROVIDER APIs OR FEATURES, WHICH ARE OUTSIDE COMPANY’S CONTROL.</w:t>
      </w:r>
    </w:p>
    <w:p w14:paraId="19FAAA2B" w14:textId="77777777" w:rsidR="00DB60FD" w:rsidRDefault="00000000">
      <w:pPr>
        <w:pStyle w:val="PDParagraphDefault"/>
      </w:pPr>
      <w:r>
        <w:rPr>
          <w:sz w:val="24"/>
          <w:szCs w:val="24"/>
        </w:rPr>
        <w:t xml:space="preserve"> </w:t>
      </w:r>
    </w:p>
    <w:p w14:paraId="405EE4D9" w14:textId="77777777" w:rsidR="00DB60FD" w:rsidRDefault="00000000">
      <w:pPr>
        <w:pStyle w:val="PDParagraphDefault"/>
      </w:pPr>
      <w:r>
        <w:rPr>
          <w:sz w:val="24"/>
          <w:szCs w:val="24"/>
        </w:rPr>
        <w:t>(D) FOR ANY INDIRECT, EXEMPLARY, INCIDENTAL, SPECIAL OR CONSEQUENTIAL DAMAGES. (E) FOR ANY MATTER BEYOND COMPANY’S REASONABLE CONTROL. OR</w:t>
      </w:r>
    </w:p>
    <w:p w14:paraId="137E3FA3" w14:textId="77777777" w:rsidR="00DB60FD" w:rsidRDefault="00000000">
      <w:pPr>
        <w:pStyle w:val="PDParagraphDefault"/>
      </w:pPr>
      <w:r>
        <w:rPr>
          <w:sz w:val="24"/>
          <w:szCs w:val="24"/>
        </w:rPr>
        <w:t>(F) FOR ANY AMOUNTS THAT, TOGETHER WITH</w:t>
      </w:r>
    </w:p>
    <w:p w14:paraId="6D5C0BC8" w14:textId="77777777" w:rsidR="00DB60FD" w:rsidRDefault="00000000">
      <w:pPr>
        <w:pStyle w:val="PDParagraphDefault"/>
      </w:pPr>
      <w:r>
        <w:rPr>
          <w:sz w:val="24"/>
          <w:szCs w:val="24"/>
        </w:rPr>
        <w:t xml:space="preserve"> </w:t>
      </w:r>
    </w:p>
    <w:p w14:paraId="7F3CE100" w14:textId="77777777" w:rsidR="00DB60FD" w:rsidRDefault="00000000">
      <w:pPr>
        <w:pStyle w:val="PDParagraphDefault"/>
        <w:sectPr w:rsidR="00DB60FD">
          <w:headerReference w:type="default" r:id="rId17"/>
          <w:footerReference w:type="default" r:id="rId18"/>
          <w:pgSz w:w="12240" w:h="15840" w:code="1"/>
          <w:pgMar w:top="979" w:right="763" w:bottom="979" w:left="763" w:header="240" w:footer="240" w:gutter="0"/>
          <w:cols w:space="720"/>
        </w:sectPr>
      </w:pPr>
      <w:r>
        <w:rPr>
          <w:sz w:val="24"/>
          <w:szCs w:val="24"/>
        </w:rPr>
        <w:t xml:space="preserve">(G) AMOUNTS ASSOCIATED WITH ALL OTHER CLAIMS, EXCEED THE FEES PAID BY CUSTOMER TO COMPANY FOR THE SERVICES UNDER THIS AGREEMENT IN THE 12 </w:t>
      </w:r>
      <w:r>
        <w:rPr>
          <w:sz w:val="24"/>
          <w:szCs w:val="24"/>
        </w:rPr>
        <w:lastRenderedPageBreak/>
        <w:t>MONTHS PRIOR TO THE ACT THAT GAVE RISE TO THE LIABILITY, IN EACH CASE, WHETHER OR NOT COMPANY HAS BEEN ADVISED OF THE POSSIBILITY OF SUCH DAMAGES</w:t>
      </w:r>
      <w:r>
        <w:t>.</w:t>
      </w:r>
    </w:p>
    <w:tbl>
      <w:tblPr>
        <w:tblStyle w:val="CustomGrid88962459905465"/>
        <w:tblW w:w="0" w:type="auto"/>
        <w:jc w:val="center"/>
        <w:tblLook w:val="04A0" w:firstRow="1" w:lastRow="0" w:firstColumn="1" w:lastColumn="0" w:noHBand="0" w:noVBand="1"/>
      </w:tblPr>
      <w:tblGrid>
        <w:gridCol w:w="10714"/>
      </w:tblGrid>
      <w:tr w:rsidR="00DB60FD" w14:paraId="16F62BC6" w14:textId="77777777">
        <w:trPr>
          <w:jc w:val="center"/>
        </w:trPr>
        <w:tc>
          <w:tcPr>
            <w:tcW w:w="10714" w:type="dxa"/>
            <w:shd w:val="clear" w:color="auto" w:fill="93CDDC"/>
          </w:tcPr>
          <w:p w14:paraId="5D90CC30" w14:textId="77777777" w:rsidR="00DB60FD" w:rsidRDefault="00000000">
            <w:pPr>
              <w:jc w:val="center"/>
            </w:pPr>
            <w:r>
              <w:rPr>
                <w:b/>
                <w:bCs/>
                <w:sz w:val="24"/>
                <w:szCs w:val="24"/>
                <w:shd w:val="clear" w:color="auto" w:fill="B6DDE8"/>
              </w:rPr>
              <w:lastRenderedPageBreak/>
              <w:t>MISCELLANEOUS</w:t>
            </w:r>
          </w:p>
        </w:tc>
      </w:tr>
    </w:tbl>
    <w:p w14:paraId="7CFA18B4" w14:textId="77777777" w:rsidR="00DB60FD" w:rsidRDefault="00DB60FD">
      <w:pPr>
        <w:spacing w:after="0" w:line="240" w:lineRule="auto"/>
      </w:pPr>
    </w:p>
    <w:p w14:paraId="2192A010" w14:textId="77777777" w:rsidR="00DB60FD" w:rsidRDefault="00000000">
      <w:pPr>
        <w:pStyle w:val="PDParagraphDefault"/>
        <w:jc w:val="both"/>
        <w:sectPr w:rsidR="00DB60FD">
          <w:headerReference w:type="default" r:id="rId19"/>
          <w:footerReference w:type="default" r:id="rId20"/>
          <w:pgSz w:w="12240" w:h="15840" w:code="1"/>
          <w:pgMar w:top="979" w:right="763" w:bottom="979" w:left="763" w:header="240" w:footer="240" w:gutter="0"/>
          <w:cols w:space="720"/>
        </w:sectPr>
      </w:pPr>
      <w:r>
        <w:rPr>
          <w:sz w:val="24"/>
          <w:szCs w:val="24"/>
        </w:rPr>
        <w:t xml:space="preserve">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w:t>
      </w:r>
      <w:proofErr w:type="gramStart"/>
      <w:r>
        <w:rPr>
          <w:sz w:val="24"/>
          <w:szCs w:val="24"/>
        </w:rPr>
        <w:t>as a result of</w:t>
      </w:r>
      <w:proofErr w:type="gramEnd"/>
      <w:r>
        <w:rPr>
          <w:sz w:val="24"/>
          <w:szCs w:val="24"/>
        </w:rPr>
        <w:t xml:space="preserve">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w:t>
      </w:r>
      <w:proofErr w:type="gramStart"/>
      <w:r>
        <w:rPr>
          <w:sz w:val="24"/>
          <w:szCs w:val="24"/>
        </w:rPr>
        <w:t>a least</w:t>
      </w:r>
      <w:proofErr w:type="gramEnd"/>
      <w:r>
        <w:rPr>
          <w:sz w:val="24"/>
          <w:szCs w:val="24"/>
        </w:rPr>
        <w:t xml:space="preserve"> one mutually agreed upon press release within 90 days of the Effective Date, and Customer otherwise agrees to reasonably cooperate with Company to serve as a reference account up.</w:t>
      </w:r>
    </w:p>
    <w:tbl>
      <w:tblPr>
        <w:tblStyle w:val="CustomGrid88962460423206"/>
        <w:tblW w:w="0" w:type="auto"/>
        <w:jc w:val="center"/>
        <w:tblLook w:val="04A0" w:firstRow="1" w:lastRow="0" w:firstColumn="1" w:lastColumn="0" w:noHBand="0" w:noVBand="1"/>
      </w:tblPr>
      <w:tblGrid>
        <w:gridCol w:w="10714"/>
      </w:tblGrid>
      <w:tr w:rsidR="00DB60FD" w14:paraId="2B2D4AAD" w14:textId="77777777">
        <w:trPr>
          <w:jc w:val="center"/>
        </w:trPr>
        <w:tc>
          <w:tcPr>
            <w:tcW w:w="10714" w:type="dxa"/>
            <w:shd w:val="clear" w:color="auto" w:fill="93CDDC"/>
          </w:tcPr>
          <w:p w14:paraId="1113443B" w14:textId="77777777" w:rsidR="00DB60FD" w:rsidRDefault="00000000">
            <w:pPr>
              <w:jc w:val="center"/>
            </w:pPr>
            <w:r>
              <w:rPr>
                <w:b/>
                <w:bCs/>
                <w:sz w:val="24"/>
                <w:szCs w:val="24"/>
                <w:shd w:val="clear" w:color="auto" w:fill="B6DDE8"/>
              </w:rPr>
              <w:lastRenderedPageBreak/>
              <w:t>Exhibit 1- INCLUDED IN MIGRATION</w:t>
            </w:r>
          </w:p>
        </w:tc>
      </w:tr>
    </w:tbl>
    <w:p w14:paraId="03968E04" w14:textId="77777777" w:rsidR="00DB60FD" w:rsidRDefault="00DB60FD">
      <w:pPr>
        <w:spacing w:after="0" w:line="240" w:lineRule="auto"/>
      </w:pPr>
    </w:p>
    <w:tbl>
      <w:tblPr>
        <w:tblStyle w:val="TableGridWithHeader"/>
        <w:tblW w:w="0" w:type="auto"/>
        <w:jc w:val="center"/>
        <w:tblLook w:val="04A0" w:firstRow="1" w:lastRow="0" w:firstColumn="1" w:lastColumn="0" w:noHBand="0" w:noVBand="1"/>
      </w:tblPr>
      <w:tblGrid>
        <w:gridCol w:w="3837"/>
        <w:gridCol w:w="6877"/>
      </w:tblGrid>
      <w:tr w:rsidR="00DB60FD" w14:paraId="530DADFC" w14:textId="77777777" w:rsidTr="00DB60FD">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41D2E7A6" w14:textId="77777777" w:rsidR="00DB60FD" w:rsidRDefault="00000000">
            <w:pPr>
              <w:jc w:val="center"/>
            </w:pPr>
            <w:r>
              <w:t xml:space="preserve">Standard Plan Features (Dropbox to </w:t>
            </w:r>
            <w:proofErr w:type="gramStart"/>
            <w:r>
              <w:t>Box )</w:t>
            </w:r>
            <w:proofErr w:type="gramEnd"/>
          </w:p>
        </w:tc>
      </w:tr>
      <w:tr w:rsidR="00DB60FD" w14:paraId="7D22553F" w14:textId="77777777" w:rsidTr="00DB60FD">
        <w:trPr>
          <w:jc w:val="center"/>
        </w:trPr>
        <w:tc>
          <w:tcPr>
            <w:tcW w:w="3837" w:type="dxa"/>
          </w:tcPr>
          <w:p w14:paraId="4ED87EDA" w14:textId="77777777" w:rsidR="00DB60FD" w:rsidRDefault="00000000">
            <w:r>
              <w:rPr>
                <w:b/>
                <w:bCs/>
                <w:sz w:val="21"/>
                <w:szCs w:val="21"/>
              </w:rPr>
              <w:t>Data Migration (Files &amp; Folders with structure)</w:t>
            </w:r>
          </w:p>
        </w:tc>
        <w:tc>
          <w:tcPr>
            <w:tcW w:w="6877" w:type="dxa"/>
          </w:tcPr>
          <w:p w14:paraId="62875705" w14:textId="77777777" w:rsidR="00DB60FD" w:rsidRDefault="00000000">
            <w:proofErr w:type="spellStart"/>
            <w:r>
              <w:rPr>
                <w:sz w:val="21"/>
                <w:szCs w:val="21"/>
              </w:rPr>
              <w:t>CloudFuze</w:t>
            </w:r>
            <w:proofErr w:type="spellEnd"/>
            <w:r>
              <w:rPr>
                <w:sz w:val="21"/>
                <w:szCs w:val="21"/>
              </w:rPr>
              <w:t xml:space="preserve"> ensures the seamless migration of the data from the source cloud to destination, preserving the accuracy and integrity of the data structure.</w:t>
            </w:r>
          </w:p>
        </w:tc>
      </w:tr>
      <w:tr w:rsidR="00DB60FD" w14:paraId="6222AAF4" w14:textId="77777777" w:rsidTr="00DB60FD">
        <w:trPr>
          <w:jc w:val="center"/>
        </w:trPr>
        <w:tc>
          <w:tcPr>
            <w:tcW w:w="3837" w:type="dxa"/>
          </w:tcPr>
          <w:p w14:paraId="292D4A73" w14:textId="77777777" w:rsidR="00DB60FD" w:rsidRDefault="00000000">
            <w:r>
              <w:rPr>
                <w:b/>
                <w:bCs/>
                <w:sz w:val="21"/>
                <w:szCs w:val="21"/>
              </w:rPr>
              <w:t>One Time Migration</w:t>
            </w:r>
          </w:p>
        </w:tc>
        <w:tc>
          <w:tcPr>
            <w:tcW w:w="6877" w:type="dxa"/>
          </w:tcPr>
          <w:p w14:paraId="498DDB4B" w14:textId="77777777" w:rsidR="00DB60FD" w:rsidRDefault="00000000">
            <w:r>
              <w:rPr>
                <w:sz w:val="21"/>
                <w:szCs w:val="21"/>
              </w:rPr>
              <w:t>The initial data migration from source to destination is considered as One-time migration.</w:t>
            </w:r>
          </w:p>
        </w:tc>
      </w:tr>
      <w:tr w:rsidR="00DB60FD" w14:paraId="151E0736" w14:textId="77777777" w:rsidTr="00DB60FD">
        <w:trPr>
          <w:jc w:val="center"/>
        </w:trPr>
        <w:tc>
          <w:tcPr>
            <w:tcW w:w="3837" w:type="dxa"/>
          </w:tcPr>
          <w:p w14:paraId="67054341" w14:textId="77777777" w:rsidR="00DB60FD" w:rsidRDefault="00000000">
            <w:r>
              <w:rPr>
                <w:b/>
                <w:bCs/>
                <w:sz w:val="21"/>
                <w:szCs w:val="21"/>
              </w:rPr>
              <w:t>Delta Migration</w:t>
            </w:r>
          </w:p>
        </w:tc>
        <w:tc>
          <w:tcPr>
            <w:tcW w:w="6877" w:type="dxa"/>
          </w:tcPr>
          <w:p w14:paraId="4FF2150A" w14:textId="77777777" w:rsidR="00DB60FD" w:rsidRDefault="00000000">
            <w:r>
              <w:rPr>
                <w:sz w:val="21"/>
                <w:szCs w:val="21"/>
              </w:rPr>
              <w:t>Migration of incremental changes made in source during the onetime migration.</w:t>
            </w:r>
          </w:p>
        </w:tc>
      </w:tr>
      <w:tr w:rsidR="00DB60FD" w14:paraId="79D9EA6E" w14:textId="77777777" w:rsidTr="00DB60FD">
        <w:trPr>
          <w:jc w:val="center"/>
        </w:trPr>
        <w:tc>
          <w:tcPr>
            <w:tcW w:w="3837" w:type="dxa"/>
          </w:tcPr>
          <w:p w14:paraId="3C076FA5" w14:textId="77777777" w:rsidR="00DB60FD" w:rsidRDefault="00000000">
            <w:r>
              <w:rPr>
                <w:b/>
                <w:bCs/>
                <w:sz w:val="21"/>
                <w:szCs w:val="21"/>
              </w:rPr>
              <w:t>Special Characters Replacement</w:t>
            </w:r>
          </w:p>
        </w:tc>
        <w:tc>
          <w:tcPr>
            <w:tcW w:w="6877" w:type="dxa"/>
          </w:tcPr>
          <w:p w14:paraId="0452DC4B" w14:textId="77777777" w:rsidR="00DB60FD" w:rsidRDefault="00000000">
            <w:r>
              <w:rPr>
                <w:sz w:val="21"/>
                <w:szCs w:val="21"/>
              </w:rPr>
              <w:t>Special characters not supported by the destination cloud will be automatically replaced with underscores (_) or hyphens (-). This ensures that the integrity of the data is maintained during the migration process.</w:t>
            </w:r>
          </w:p>
        </w:tc>
      </w:tr>
      <w:tr w:rsidR="00DB60FD" w14:paraId="5FEA4830" w14:textId="77777777" w:rsidTr="00DB60FD">
        <w:trPr>
          <w:jc w:val="center"/>
        </w:trPr>
        <w:tc>
          <w:tcPr>
            <w:tcW w:w="3837" w:type="dxa"/>
          </w:tcPr>
          <w:p w14:paraId="38037F37" w14:textId="77777777" w:rsidR="00DB60FD" w:rsidRDefault="00000000">
            <w:r>
              <w:rPr>
                <w:b/>
                <w:bCs/>
                <w:sz w:val="21"/>
                <w:szCs w:val="21"/>
              </w:rPr>
              <w:t>Long-File/folder path</w:t>
            </w:r>
          </w:p>
        </w:tc>
        <w:tc>
          <w:tcPr>
            <w:tcW w:w="6877" w:type="dxa"/>
          </w:tcPr>
          <w:p w14:paraId="79342131" w14:textId="77777777" w:rsidR="00DB60FD" w:rsidRDefault="00000000">
            <w:r>
              <w:rPr>
                <w:sz w:val="21"/>
                <w:szCs w:val="21"/>
              </w:rPr>
              <w:t>If the destination cloud has a long folder path limitation, the system automatically adjusts the destination's path as per the limitation.</w:t>
            </w:r>
          </w:p>
        </w:tc>
      </w:tr>
      <w:tr w:rsidR="00DB60FD" w14:paraId="300319F3" w14:textId="77777777" w:rsidTr="00DB60FD">
        <w:trPr>
          <w:jc w:val="center"/>
        </w:trPr>
        <w:tc>
          <w:tcPr>
            <w:tcW w:w="3837" w:type="dxa"/>
          </w:tcPr>
          <w:p w14:paraId="39E04F27" w14:textId="77777777" w:rsidR="00DB60FD" w:rsidRDefault="00000000">
            <w:r>
              <w:rPr>
                <w:b/>
                <w:bCs/>
                <w:sz w:val="21"/>
                <w:szCs w:val="21"/>
              </w:rPr>
              <w:t>Auto-Retry</w:t>
            </w:r>
          </w:p>
        </w:tc>
        <w:tc>
          <w:tcPr>
            <w:tcW w:w="6877" w:type="dxa"/>
          </w:tcPr>
          <w:p w14:paraId="6D494C5A" w14:textId="77777777" w:rsidR="00DB60FD" w:rsidRDefault="00000000">
            <w:r>
              <w:rPr>
                <w:sz w:val="21"/>
                <w:szCs w:val="21"/>
              </w:rPr>
              <w:t>Conflicts will be re-</w:t>
            </w:r>
            <w:proofErr w:type="gramStart"/>
            <w:r>
              <w:rPr>
                <w:sz w:val="21"/>
                <w:szCs w:val="21"/>
              </w:rPr>
              <w:t>tried</w:t>
            </w:r>
            <w:proofErr w:type="gramEnd"/>
            <w:r>
              <w:rPr>
                <w:sz w:val="21"/>
                <w:szCs w:val="21"/>
              </w:rPr>
              <w:t xml:space="preserve"> three times automatically.</w:t>
            </w:r>
          </w:p>
        </w:tc>
      </w:tr>
    </w:tbl>
    <w:p w14:paraId="02073F7F" w14:textId="77777777" w:rsidR="00DB60FD" w:rsidRDefault="00DB60FD">
      <w:pPr>
        <w:spacing w:after="0" w:line="240" w:lineRule="auto"/>
      </w:pPr>
    </w:p>
    <w:p w14:paraId="6B1B91CC" w14:textId="77777777" w:rsidR="00DB60FD" w:rsidRDefault="00DB60FD">
      <w:pPr>
        <w:pStyle w:val="PDParagraphDefault"/>
      </w:pPr>
    </w:p>
    <w:p w14:paraId="1BB534D4" w14:textId="77777777" w:rsidR="00DB60FD" w:rsidRDefault="00DB60FD">
      <w:pPr>
        <w:spacing w:after="0" w:line="240" w:lineRule="auto"/>
      </w:pPr>
    </w:p>
    <w:p w14:paraId="11B85AD9" w14:textId="77777777" w:rsidR="00DB60FD" w:rsidRDefault="00DB60FD">
      <w:pPr>
        <w:pStyle w:val="PDParagraphDefault"/>
        <w:sectPr w:rsidR="00DB60FD">
          <w:headerReference w:type="default" r:id="rId21"/>
          <w:footerReference w:type="default" r:id="rId22"/>
          <w:pgSz w:w="12240" w:h="15840" w:code="1"/>
          <w:pgMar w:top="979" w:right="763" w:bottom="979" w:left="763" w:header="240" w:footer="240" w:gutter="0"/>
          <w:cols w:space="720"/>
        </w:sectPr>
      </w:pPr>
    </w:p>
    <w:tbl>
      <w:tblPr>
        <w:tblStyle w:val="CustomGrid88962460965697"/>
        <w:tblW w:w="0" w:type="auto"/>
        <w:jc w:val="center"/>
        <w:tblLook w:val="04A0" w:firstRow="1" w:lastRow="0" w:firstColumn="1" w:lastColumn="0" w:noHBand="0" w:noVBand="1"/>
      </w:tblPr>
      <w:tblGrid>
        <w:gridCol w:w="10714"/>
      </w:tblGrid>
      <w:tr w:rsidR="00DB60FD" w14:paraId="59D31835" w14:textId="77777777">
        <w:trPr>
          <w:jc w:val="center"/>
        </w:trPr>
        <w:tc>
          <w:tcPr>
            <w:tcW w:w="10714" w:type="dxa"/>
            <w:shd w:val="clear" w:color="auto" w:fill="93CDDC"/>
          </w:tcPr>
          <w:p w14:paraId="6881E24A" w14:textId="77777777" w:rsidR="00DB60FD" w:rsidRDefault="00000000">
            <w:pPr>
              <w:jc w:val="center"/>
            </w:pPr>
            <w:r>
              <w:rPr>
                <w:b/>
                <w:bCs/>
                <w:sz w:val="24"/>
                <w:szCs w:val="24"/>
                <w:shd w:val="clear" w:color="auto" w:fill="B6DDE8"/>
              </w:rPr>
              <w:lastRenderedPageBreak/>
              <w:t>Exhibit 2- NOT INCLUDED IN MIGRATION</w:t>
            </w:r>
          </w:p>
        </w:tc>
      </w:tr>
    </w:tbl>
    <w:p w14:paraId="1254959A" w14:textId="77777777" w:rsidR="00DB60FD" w:rsidRDefault="00DB60FD">
      <w:pPr>
        <w:spacing w:after="0" w:line="240" w:lineRule="auto"/>
      </w:pPr>
    </w:p>
    <w:tbl>
      <w:tblPr>
        <w:tblStyle w:val="TableGridWithHeader"/>
        <w:tblW w:w="0" w:type="auto"/>
        <w:jc w:val="center"/>
        <w:tblLook w:val="04A0" w:firstRow="1" w:lastRow="0" w:firstColumn="1" w:lastColumn="0" w:noHBand="0" w:noVBand="1"/>
      </w:tblPr>
      <w:tblGrid>
        <w:gridCol w:w="3837"/>
        <w:gridCol w:w="6877"/>
      </w:tblGrid>
      <w:tr w:rsidR="00DB60FD" w14:paraId="4BD05DB6" w14:textId="77777777" w:rsidTr="00DB60FD">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51FC0172" w14:textId="77777777" w:rsidR="00DB60FD" w:rsidRDefault="00000000">
            <w:pPr>
              <w:jc w:val="center"/>
            </w:pPr>
            <w:r>
              <w:t xml:space="preserve">Out of scope Features for Standard Plan (Dropbox to </w:t>
            </w:r>
            <w:proofErr w:type="gramStart"/>
            <w:r>
              <w:t>Box )</w:t>
            </w:r>
            <w:proofErr w:type="gramEnd"/>
          </w:p>
        </w:tc>
      </w:tr>
      <w:tr w:rsidR="00DB60FD" w14:paraId="72D9801D" w14:textId="77777777" w:rsidTr="00DB60FD">
        <w:trPr>
          <w:jc w:val="center"/>
        </w:trPr>
        <w:tc>
          <w:tcPr>
            <w:tcW w:w="3837" w:type="dxa"/>
          </w:tcPr>
          <w:p w14:paraId="13A7ED28" w14:textId="77777777" w:rsidR="00DB60FD" w:rsidRDefault="00000000">
            <w:r>
              <w:rPr>
                <w:b/>
                <w:bCs/>
                <w:sz w:val="21"/>
                <w:szCs w:val="21"/>
              </w:rPr>
              <w:t>Root Folder Permissions</w:t>
            </w:r>
          </w:p>
        </w:tc>
        <w:tc>
          <w:tcPr>
            <w:tcW w:w="6877" w:type="dxa"/>
          </w:tcPr>
          <w:p w14:paraId="2C41C96F" w14:textId="77777777" w:rsidR="00DB60FD" w:rsidRDefault="00000000">
            <w:proofErr w:type="spellStart"/>
            <w:r>
              <w:rPr>
                <w:sz w:val="21"/>
                <w:szCs w:val="21"/>
              </w:rPr>
              <w:t>CloudFuze</w:t>
            </w:r>
            <w:proofErr w:type="spellEnd"/>
            <w:r>
              <w:rPr>
                <w:sz w:val="21"/>
                <w:szCs w:val="21"/>
              </w:rPr>
              <w:t xml:space="preserve"> preserves all root folder permissions along with access levels.</w:t>
            </w:r>
          </w:p>
        </w:tc>
      </w:tr>
      <w:tr w:rsidR="00DB60FD" w14:paraId="40C72E95" w14:textId="77777777" w:rsidTr="00DB60FD">
        <w:trPr>
          <w:jc w:val="center"/>
        </w:trPr>
        <w:tc>
          <w:tcPr>
            <w:tcW w:w="3837" w:type="dxa"/>
          </w:tcPr>
          <w:p w14:paraId="1D14BBBE" w14:textId="77777777" w:rsidR="00DB60FD" w:rsidRDefault="00000000">
            <w:r>
              <w:rPr>
                <w:b/>
                <w:bCs/>
                <w:sz w:val="21"/>
                <w:szCs w:val="21"/>
              </w:rPr>
              <w:t>Root File Permissions</w:t>
            </w:r>
          </w:p>
        </w:tc>
        <w:tc>
          <w:tcPr>
            <w:tcW w:w="6877" w:type="dxa"/>
          </w:tcPr>
          <w:p w14:paraId="3F732E62" w14:textId="77777777" w:rsidR="00DB60FD" w:rsidRDefault="00000000">
            <w:proofErr w:type="spellStart"/>
            <w:r>
              <w:rPr>
                <w:sz w:val="21"/>
                <w:szCs w:val="21"/>
              </w:rPr>
              <w:t>CloudFuze</w:t>
            </w:r>
            <w:proofErr w:type="spellEnd"/>
            <w:r>
              <w:rPr>
                <w:sz w:val="21"/>
                <w:szCs w:val="21"/>
              </w:rPr>
              <w:t xml:space="preserve"> preserves all Root file permissions along with access levels.</w:t>
            </w:r>
          </w:p>
        </w:tc>
      </w:tr>
      <w:tr w:rsidR="00DB60FD" w14:paraId="73B2432F" w14:textId="77777777" w:rsidTr="00DB60FD">
        <w:trPr>
          <w:jc w:val="center"/>
        </w:trPr>
        <w:tc>
          <w:tcPr>
            <w:tcW w:w="3837" w:type="dxa"/>
          </w:tcPr>
          <w:p w14:paraId="3452E0D2" w14:textId="77777777" w:rsidR="00DB60FD" w:rsidRDefault="00000000">
            <w:r>
              <w:rPr>
                <w:b/>
                <w:bCs/>
                <w:sz w:val="21"/>
                <w:szCs w:val="21"/>
              </w:rPr>
              <w:t>Sub-folder permissions</w:t>
            </w:r>
          </w:p>
        </w:tc>
        <w:tc>
          <w:tcPr>
            <w:tcW w:w="6877" w:type="dxa"/>
          </w:tcPr>
          <w:p w14:paraId="6A87B832" w14:textId="77777777" w:rsidR="00DB60FD" w:rsidRDefault="00000000">
            <w:proofErr w:type="spellStart"/>
            <w:r>
              <w:rPr>
                <w:sz w:val="21"/>
                <w:szCs w:val="21"/>
              </w:rPr>
              <w:t>CloudFuze</w:t>
            </w:r>
            <w:proofErr w:type="spellEnd"/>
            <w:r>
              <w:rPr>
                <w:sz w:val="21"/>
                <w:szCs w:val="21"/>
              </w:rPr>
              <w:t xml:space="preserve"> preserves all subfolder permissions along with access levels.</w:t>
            </w:r>
          </w:p>
        </w:tc>
      </w:tr>
      <w:tr w:rsidR="00DB60FD" w14:paraId="3751E745" w14:textId="77777777" w:rsidTr="00DB60FD">
        <w:trPr>
          <w:jc w:val="center"/>
        </w:trPr>
        <w:tc>
          <w:tcPr>
            <w:tcW w:w="3837" w:type="dxa"/>
          </w:tcPr>
          <w:p w14:paraId="18C846EE" w14:textId="77777777" w:rsidR="00DB60FD" w:rsidRDefault="00000000">
            <w:r>
              <w:rPr>
                <w:b/>
                <w:bCs/>
                <w:sz w:val="21"/>
                <w:szCs w:val="21"/>
              </w:rPr>
              <w:t>Inner file permissions</w:t>
            </w:r>
          </w:p>
        </w:tc>
        <w:tc>
          <w:tcPr>
            <w:tcW w:w="6877" w:type="dxa"/>
          </w:tcPr>
          <w:p w14:paraId="5655DED1" w14:textId="77777777" w:rsidR="00DB60FD" w:rsidRDefault="00000000">
            <w:proofErr w:type="spellStart"/>
            <w:r>
              <w:rPr>
                <w:sz w:val="21"/>
                <w:szCs w:val="21"/>
              </w:rPr>
              <w:t>CloudFuze</w:t>
            </w:r>
            <w:proofErr w:type="spellEnd"/>
            <w:r>
              <w:rPr>
                <w:sz w:val="21"/>
                <w:szCs w:val="21"/>
              </w:rPr>
              <w:t xml:space="preserve"> preserves all inner file permissions along with access levels.</w:t>
            </w:r>
          </w:p>
        </w:tc>
      </w:tr>
      <w:tr w:rsidR="00DB60FD" w14:paraId="1DC15EA0" w14:textId="77777777" w:rsidTr="00DB60FD">
        <w:trPr>
          <w:jc w:val="center"/>
        </w:trPr>
        <w:tc>
          <w:tcPr>
            <w:tcW w:w="3837" w:type="dxa"/>
          </w:tcPr>
          <w:p w14:paraId="5C2218C2" w14:textId="77777777" w:rsidR="00DB60FD" w:rsidRDefault="00000000">
            <w:r>
              <w:rPr>
                <w:b/>
                <w:bCs/>
                <w:sz w:val="21"/>
                <w:szCs w:val="21"/>
              </w:rPr>
              <w:t>Shared Links</w:t>
            </w:r>
          </w:p>
        </w:tc>
        <w:tc>
          <w:tcPr>
            <w:tcW w:w="6877" w:type="dxa"/>
          </w:tcPr>
          <w:p w14:paraId="231CAA63" w14:textId="77777777" w:rsidR="00DB60FD" w:rsidRDefault="00000000">
            <w:proofErr w:type="spellStart"/>
            <w:r>
              <w:rPr>
                <w:sz w:val="21"/>
                <w:szCs w:val="21"/>
              </w:rPr>
              <w:t>CloudFuze</w:t>
            </w:r>
            <w:proofErr w:type="spellEnd"/>
            <w:r>
              <w:rPr>
                <w:sz w:val="21"/>
                <w:szCs w:val="21"/>
              </w:rPr>
              <w:t xml:space="preserve"> migrates all shared links from source to destination and maintains the type of links.</w:t>
            </w:r>
          </w:p>
        </w:tc>
      </w:tr>
      <w:tr w:rsidR="00DB60FD" w14:paraId="345730B7" w14:textId="77777777" w:rsidTr="00DB60FD">
        <w:trPr>
          <w:jc w:val="center"/>
        </w:trPr>
        <w:tc>
          <w:tcPr>
            <w:tcW w:w="3837" w:type="dxa"/>
          </w:tcPr>
          <w:p w14:paraId="1E57DE9E" w14:textId="77777777" w:rsidR="00DB60FD" w:rsidRDefault="00000000">
            <w:r>
              <w:rPr>
                <w:b/>
                <w:bCs/>
                <w:sz w:val="21"/>
                <w:szCs w:val="21"/>
              </w:rPr>
              <w:t>External Shares</w:t>
            </w:r>
          </w:p>
        </w:tc>
        <w:tc>
          <w:tcPr>
            <w:tcW w:w="6877" w:type="dxa"/>
          </w:tcPr>
          <w:p w14:paraId="2C04199C" w14:textId="77777777" w:rsidR="00DB60FD" w:rsidRDefault="00000000">
            <w:proofErr w:type="spellStart"/>
            <w:r>
              <w:rPr>
                <w:sz w:val="21"/>
                <w:szCs w:val="21"/>
              </w:rPr>
              <w:t>CloudFuze</w:t>
            </w:r>
            <w:proofErr w:type="spellEnd"/>
            <w:r>
              <w:rPr>
                <w:sz w:val="21"/>
                <w:szCs w:val="21"/>
              </w:rPr>
              <w:t xml:space="preserve"> can migrate external permissions (Files/Folders shared with people of outside organizations) of files/folders to the destination along with access levels.</w:t>
            </w:r>
          </w:p>
        </w:tc>
      </w:tr>
      <w:tr w:rsidR="00DB60FD" w14:paraId="73745DD2" w14:textId="77777777" w:rsidTr="00DB60FD">
        <w:trPr>
          <w:jc w:val="center"/>
        </w:trPr>
        <w:tc>
          <w:tcPr>
            <w:tcW w:w="3837" w:type="dxa"/>
          </w:tcPr>
          <w:p w14:paraId="0FF4BB6B" w14:textId="77777777" w:rsidR="00DB60FD" w:rsidRDefault="00000000">
            <w:r>
              <w:rPr>
                <w:b/>
                <w:bCs/>
                <w:sz w:val="21"/>
                <w:szCs w:val="21"/>
              </w:rPr>
              <w:t>Metadata</w:t>
            </w:r>
          </w:p>
        </w:tc>
        <w:tc>
          <w:tcPr>
            <w:tcW w:w="6877" w:type="dxa"/>
          </w:tcPr>
          <w:p w14:paraId="3AC6B0AB" w14:textId="77777777" w:rsidR="00DB60FD" w:rsidRDefault="00000000">
            <w:r>
              <w:rPr>
                <w:sz w:val="21"/>
                <w:szCs w:val="21"/>
              </w:rPr>
              <w:t>Maintaining the original timestamps, including creation and modification dates and times, when transferring data to the destination cloud.</w:t>
            </w:r>
          </w:p>
        </w:tc>
      </w:tr>
      <w:tr w:rsidR="00DB60FD" w14:paraId="51B2BC8E" w14:textId="77777777" w:rsidTr="00DB60FD">
        <w:trPr>
          <w:jc w:val="center"/>
        </w:trPr>
        <w:tc>
          <w:tcPr>
            <w:tcW w:w="3837" w:type="dxa"/>
          </w:tcPr>
          <w:p w14:paraId="524028FD" w14:textId="77777777" w:rsidR="00DB60FD" w:rsidRDefault="00000000">
            <w:proofErr w:type="spellStart"/>
            <w:r>
              <w:rPr>
                <w:b/>
                <w:bCs/>
                <w:sz w:val="21"/>
                <w:szCs w:val="21"/>
              </w:rPr>
              <w:t>Supressing</w:t>
            </w:r>
            <w:proofErr w:type="spellEnd"/>
            <w:r>
              <w:rPr>
                <w:b/>
                <w:bCs/>
                <w:sz w:val="21"/>
                <w:szCs w:val="21"/>
              </w:rPr>
              <w:t xml:space="preserve"> email notifications</w:t>
            </w:r>
          </w:p>
        </w:tc>
        <w:tc>
          <w:tcPr>
            <w:tcW w:w="6877" w:type="dxa"/>
          </w:tcPr>
          <w:p w14:paraId="02715ABD" w14:textId="77777777" w:rsidR="00DB60FD" w:rsidRDefault="00000000">
            <w:r>
              <w:rPr>
                <w:sz w:val="21"/>
                <w:szCs w:val="21"/>
              </w:rPr>
              <w:t>The system will automatically prevent the generation of email notifications for collaborations on folders/files originating from the destination cloud.</w:t>
            </w:r>
          </w:p>
        </w:tc>
      </w:tr>
      <w:tr w:rsidR="00DB60FD" w14:paraId="3D68208B" w14:textId="77777777" w:rsidTr="00DB60FD">
        <w:trPr>
          <w:jc w:val="center"/>
        </w:trPr>
        <w:tc>
          <w:tcPr>
            <w:tcW w:w="3837" w:type="dxa"/>
          </w:tcPr>
          <w:p w14:paraId="50F880C2" w14:textId="77777777" w:rsidR="00DB60FD" w:rsidRDefault="00000000">
            <w:r>
              <w:rPr>
                <w:b/>
                <w:bCs/>
                <w:sz w:val="21"/>
                <w:szCs w:val="21"/>
              </w:rPr>
              <w:t>Embedded Links</w:t>
            </w:r>
          </w:p>
        </w:tc>
        <w:tc>
          <w:tcPr>
            <w:tcW w:w="6877" w:type="dxa"/>
          </w:tcPr>
          <w:p w14:paraId="687075E7" w14:textId="77777777" w:rsidR="00DB60FD" w:rsidRDefault="00000000">
            <w:r>
              <w:rPr>
                <w:sz w:val="21"/>
                <w:szCs w:val="21"/>
              </w:rPr>
              <w:t>The system retains the addresses of links present within a file, which point to other files in the cloud. These links' addresses will be transformed into appropriate destination formats during Migration.</w:t>
            </w:r>
          </w:p>
        </w:tc>
      </w:tr>
      <w:tr w:rsidR="00DB60FD" w14:paraId="3ABD030F" w14:textId="77777777" w:rsidTr="00DB60FD">
        <w:trPr>
          <w:jc w:val="center"/>
        </w:trPr>
        <w:tc>
          <w:tcPr>
            <w:tcW w:w="3837" w:type="dxa"/>
          </w:tcPr>
          <w:p w14:paraId="5EB5577A" w14:textId="77777777" w:rsidR="00DB60FD" w:rsidRDefault="00000000">
            <w:r>
              <w:rPr>
                <w:b/>
                <w:bCs/>
                <w:sz w:val="21"/>
                <w:szCs w:val="21"/>
              </w:rPr>
              <w:t>Dropbox Papers</w:t>
            </w:r>
          </w:p>
        </w:tc>
        <w:tc>
          <w:tcPr>
            <w:tcW w:w="6877" w:type="dxa"/>
          </w:tcPr>
          <w:p w14:paraId="6DE9BB22" w14:textId="77777777" w:rsidR="00DB60FD" w:rsidRDefault="00000000">
            <w:r>
              <w:rPr>
                <w:sz w:val="21"/>
                <w:szCs w:val="21"/>
              </w:rPr>
              <w:t>Dropbox Papers migration.</w:t>
            </w:r>
          </w:p>
        </w:tc>
      </w:tr>
      <w:tr w:rsidR="00DB60FD" w14:paraId="3432EF1A" w14:textId="77777777" w:rsidTr="00DB60FD">
        <w:trPr>
          <w:jc w:val="center"/>
        </w:trPr>
        <w:tc>
          <w:tcPr>
            <w:tcW w:w="3837" w:type="dxa"/>
          </w:tcPr>
          <w:p w14:paraId="002B2C19" w14:textId="77777777" w:rsidR="00DB60FD" w:rsidRDefault="00000000">
            <w:r>
              <w:rPr>
                <w:b/>
                <w:bCs/>
                <w:sz w:val="21"/>
                <w:szCs w:val="21"/>
              </w:rPr>
              <w:t>Unlimited Delta</w:t>
            </w:r>
          </w:p>
        </w:tc>
        <w:tc>
          <w:tcPr>
            <w:tcW w:w="6877" w:type="dxa"/>
          </w:tcPr>
          <w:p w14:paraId="13475FCD" w14:textId="77777777" w:rsidR="00DB60FD" w:rsidRDefault="00000000">
            <w:r>
              <w:rPr>
                <w:sz w:val="21"/>
                <w:szCs w:val="21"/>
              </w:rPr>
              <w:t>In the standard plan we are not providing unlimited delta</w:t>
            </w:r>
          </w:p>
        </w:tc>
      </w:tr>
      <w:tr w:rsidR="00DB60FD" w14:paraId="1BF9E742" w14:textId="77777777" w:rsidTr="00DB60FD">
        <w:trPr>
          <w:jc w:val="center"/>
        </w:trPr>
        <w:tc>
          <w:tcPr>
            <w:tcW w:w="3837" w:type="dxa"/>
          </w:tcPr>
          <w:p w14:paraId="210B800F" w14:textId="77777777" w:rsidR="00DB60FD" w:rsidRDefault="00000000">
            <w:r>
              <w:rPr>
                <w:b/>
                <w:bCs/>
                <w:sz w:val="21"/>
                <w:szCs w:val="21"/>
              </w:rPr>
              <w:t>Versions</w:t>
            </w:r>
          </w:p>
        </w:tc>
        <w:tc>
          <w:tcPr>
            <w:tcW w:w="6877" w:type="dxa"/>
          </w:tcPr>
          <w:p w14:paraId="513C93AB" w14:textId="77777777" w:rsidR="00DB60FD" w:rsidRDefault="00000000">
            <w:r>
              <w:rPr>
                <w:sz w:val="21"/>
                <w:szCs w:val="21"/>
              </w:rPr>
              <w:t>Migration of all file versions from source to destination.</w:t>
            </w:r>
          </w:p>
        </w:tc>
      </w:tr>
      <w:tr w:rsidR="00DB60FD" w14:paraId="219B2170" w14:textId="77777777" w:rsidTr="00DB60FD">
        <w:trPr>
          <w:jc w:val="center"/>
        </w:trPr>
        <w:tc>
          <w:tcPr>
            <w:tcW w:w="3837" w:type="dxa"/>
          </w:tcPr>
          <w:p w14:paraId="5D29842D" w14:textId="77777777" w:rsidR="00DB60FD" w:rsidRDefault="00000000">
            <w:r>
              <w:rPr>
                <w:b/>
                <w:bCs/>
                <w:sz w:val="21"/>
                <w:szCs w:val="21"/>
              </w:rPr>
              <w:lastRenderedPageBreak/>
              <w:t>Selective Versions</w:t>
            </w:r>
          </w:p>
        </w:tc>
        <w:tc>
          <w:tcPr>
            <w:tcW w:w="6877" w:type="dxa"/>
          </w:tcPr>
          <w:p w14:paraId="1CC08AD7" w14:textId="77777777" w:rsidR="00DB60FD" w:rsidRDefault="00000000">
            <w:r>
              <w:rPr>
                <w:sz w:val="21"/>
                <w:szCs w:val="21"/>
              </w:rPr>
              <w:t xml:space="preserve">Migration of selective versions of files from source to destination. If we opt for five, the last five versions </w:t>
            </w:r>
            <w:proofErr w:type="gramStart"/>
            <w:r>
              <w:rPr>
                <w:sz w:val="21"/>
                <w:szCs w:val="21"/>
              </w:rPr>
              <w:t>will get</w:t>
            </w:r>
            <w:proofErr w:type="gramEnd"/>
            <w:r>
              <w:rPr>
                <w:sz w:val="21"/>
                <w:szCs w:val="21"/>
              </w:rPr>
              <w:t xml:space="preserve"> </w:t>
            </w:r>
            <w:proofErr w:type="gramStart"/>
            <w:r>
              <w:rPr>
                <w:sz w:val="21"/>
                <w:szCs w:val="21"/>
              </w:rPr>
              <w:t>migrates</w:t>
            </w:r>
            <w:proofErr w:type="gramEnd"/>
            <w:r>
              <w:rPr>
                <w:sz w:val="21"/>
                <w:szCs w:val="21"/>
              </w:rPr>
              <w:t xml:space="preserve"> to the destination.</w:t>
            </w:r>
          </w:p>
        </w:tc>
      </w:tr>
      <w:tr w:rsidR="00DB60FD" w14:paraId="389EED3F" w14:textId="77777777" w:rsidTr="00DB60FD">
        <w:trPr>
          <w:jc w:val="center"/>
        </w:trPr>
        <w:tc>
          <w:tcPr>
            <w:tcW w:w="3837" w:type="dxa"/>
          </w:tcPr>
          <w:p w14:paraId="575E9C87" w14:textId="77777777" w:rsidR="00DB60FD" w:rsidRDefault="00000000">
            <w:r>
              <w:rPr>
                <w:b/>
                <w:bCs/>
                <w:sz w:val="21"/>
                <w:szCs w:val="21"/>
              </w:rPr>
              <w:t>Tags</w:t>
            </w:r>
          </w:p>
        </w:tc>
        <w:tc>
          <w:tcPr>
            <w:tcW w:w="6877" w:type="dxa"/>
          </w:tcPr>
          <w:p w14:paraId="63A7D4E3" w14:textId="77777777" w:rsidR="00DB60FD" w:rsidRDefault="00000000">
            <w:r>
              <w:rPr>
                <w:sz w:val="21"/>
                <w:szCs w:val="21"/>
              </w:rPr>
              <w:t>In Dropbox we can add tags on files, those tags will not Migrate.</w:t>
            </w:r>
          </w:p>
        </w:tc>
      </w:tr>
      <w:tr w:rsidR="00DB60FD" w14:paraId="21E454BB" w14:textId="77777777" w:rsidTr="00DB60FD">
        <w:trPr>
          <w:jc w:val="center"/>
        </w:trPr>
        <w:tc>
          <w:tcPr>
            <w:tcW w:w="3837" w:type="dxa"/>
          </w:tcPr>
          <w:p w14:paraId="44004920" w14:textId="77777777" w:rsidR="00DB60FD" w:rsidRDefault="00000000">
            <w:r>
              <w:rPr>
                <w:b/>
                <w:bCs/>
                <w:sz w:val="21"/>
                <w:szCs w:val="21"/>
              </w:rPr>
              <w:t>Web Shortcuts</w:t>
            </w:r>
          </w:p>
        </w:tc>
        <w:tc>
          <w:tcPr>
            <w:tcW w:w="6877" w:type="dxa"/>
          </w:tcPr>
          <w:p w14:paraId="5A023627" w14:textId="77777777" w:rsidR="00DB60FD" w:rsidRDefault="00000000">
            <w:r>
              <w:rPr>
                <w:sz w:val="21"/>
                <w:szCs w:val="21"/>
              </w:rPr>
              <w:t xml:space="preserve">In </w:t>
            </w:r>
            <w:proofErr w:type="gramStart"/>
            <w:r>
              <w:rPr>
                <w:sz w:val="21"/>
                <w:szCs w:val="21"/>
              </w:rPr>
              <w:t>the Dropbox</w:t>
            </w:r>
            <w:proofErr w:type="gramEnd"/>
            <w:r>
              <w:rPr>
                <w:sz w:val="21"/>
                <w:szCs w:val="21"/>
              </w:rPr>
              <w:t xml:space="preserve"> we can create web shortcuts.</w:t>
            </w:r>
          </w:p>
        </w:tc>
      </w:tr>
    </w:tbl>
    <w:p w14:paraId="4F934640" w14:textId="77777777" w:rsidR="00DB60FD" w:rsidRDefault="00DB60FD">
      <w:pPr>
        <w:spacing w:after="0" w:line="240" w:lineRule="auto"/>
      </w:pPr>
    </w:p>
    <w:p w14:paraId="5FFAE78E" w14:textId="77777777" w:rsidR="00DB60FD" w:rsidRDefault="00DB60FD">
      <w:pPr>
        <w:pStyle w:val="PDParagraphDefault"/>
      </w:pPr>
    </w:p>
    <w:p w14:paraId="3792186A" w14:textId="77777777" w:rsidR="00DB60FD" w:rsidRDefault="00DB60FD">
      <w:pPr>
        <w:spacing w:after="0" w:line="240" w:lineRule="auto"/>
      </w:pPr>
    </w:p>
    <w:p w14:paraId="7ABF6E93" w14:textId="77777777" w:rsidR="00DB60FD" w:rsidRDefault="00DB60FD">
      <w:pPr>
        <w:pStyle w:val="PDParagraphDefault"/>
      </w:pPr>
    </w:p>
    <w:sectPr w:rsidR="00DB60FD">
      <w:headerReference w:type="default" r:id="rId23"/>
      <w:footerReference w:type="default" r:id="rId24"/>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8D68D1" w14:textId="77777777" w:rsidR="001050F1" w:rsidRDefault="001050F1">
      <w:pPr>
        <w:spacing w:after="0" w:line="240" w:lineRule="auto"/>
      </w:pPr>
      <w:r>
        <w:separator/>
      </w:r>
    </w:p>
  </w:endnote>
  <w:endnote w:type="continuationSeparator" w:id="0">
    <w:p w14:paraId="35BCDF82" w14:textId="77777777" w:rsidR="001050F1" w:rsidRDefault="001050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B5F2B2" w14:textId="77777777" w:rsidR="00DB60FD"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282C74B3" w14:textId="77777777" w:rsidR="00DB60FD"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C85CF4B" w14:textId="77777777" w:rsidR="00DB60FD" w:rsidRDefault="00DB60FD">
    <w:pPr>
      <w:pStyle w:val="PDFooter"/>
      <w:jc w:val="center"/>
    </w:pPr>
  </w:p>
  <w:p w14:paraId="446E4909" w14:textId="77777777" w:rsidR="00DB60FD" w:rsidRDefault="00DB60FD">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21DD7E" w14:textId="77777777" w:rsidR="00DF2ACB" w:rsidRDefault="00DF2ACB"/>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A7B029" w14:textId="77777777" w:rsidR="00DB60FD"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011DC2C1" w14:textId="77777777" w:rsidR="00DB60FD"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DC51FE1" w14:textId="77777777" w:rsidR="00DB60FD" w:rsidRDefault="00DB60FD">
    <w:pPr>
      <w:pStyle w:val="PDFooter"/>
      <w:jc w:val="center"/>
    </w:pPr>
  </w:p>
  <w:p w14:paraId="3E64FCAA" w14:textId="77777777" w:rsidR="00DB60FD" w:rsidRDefault="00DB60FD">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289027" w14:textId="77777777" w:rsidR="00DB60FD"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2C2EFB0A" w14:textId="77777777" w:rsidR="00DB60FD"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161846E" w14:textId="77777777" w:rsidR="00DB60FD" w:rsidRDefault="00DB60FD">
    <w:pPr>
      <w:pStyle w:val="PDFooter"/>
      <w:jc w:val="center"/>
    </w:pPr>
  </w:p>
  <w:p w14:paraId="3522229D" w14:textId="77777777" w:rsidR="00DB60FD" w:rsidRDefault="00DB60FD">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5EB950" w14:textId="77777777" w:rsidR="00DB60FD"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7EF81471" w14:textId="77777777" w:rsidR="00DB60FD"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E351FDA" w14:textId="77777777" w:rsidR="00DB60FD" w:rsidRDefault="00DB60FD">
    <w:pPr>
      <w:pStyle w:val="PDFooter"/>
      <w:jc w:val="center"/>
    </w:pPr>
  </w:p>
  <w:p w14:paraId="271397C8" w14:textId="77777777" w:rsidR="00DB60FD" w:rsidRDefault="00DB60FD">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C0F6E7" w14:textId="77777777" w:rsidR="00DB60FD"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41CCF993" w14:textId="77777777" w:rsidR="00DB60FD"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F8F4767" w14:textId="77777777" w:rsidR="00DB60FD" w:rsidRDefault="00DB60FD">
    <w:pPr>
      <w:pStyle w:val="PDFooter"/>
      <w:jc w:val="center"/>
    </w:pPr>
  </w:p>
  <w:p w14:paraId="66B333CD" w14:textId="77777777" w:rsidR="00DB60FD" w:rsidRDefault="00DB60FD">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6AC754" w14:textId="77777777" w:rsidR="00DB60FD"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686DA28D" w14:textId="77777777" w:rsidR="00DB60FD"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101EE89" w14:textId="77777777" w:rsidR="00DB60FD" w:rsidRDefault="00DB60FD">
    <w:pPr>
      <w:pStyle w:val="PDFooter"/>
      <w:jc w:val="center"/>
    </w:pPr>
  </w:p>
  <w:p w14:paraId="5228EC83" w14:textId="77777777" w:rsidR="00DB60FD" w:rsidRDefault="00DB60FD">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229702" w14:textId="77777777" w:rsidR="00DB60FD"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2D07F4D4" w14:textId="77777777" w:rsidR="00DB60FD"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5483F56" w14:textId="77777777" w:rsidR="00DB60FD" w:rsidRDefault="00DB60FD">
    <w:pPr>
      <w:pStyle w:val="PDFooter"/>
      <w:jc w:val="center"/>
    </w:pPr>
  </w:p>
  <w:p w14:paraId="5FB2834F" w14:textId="77777777" w:rsidR="00DB60FD" w:rsidRDefault="00DB60FD">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57405F" w14:textId="77777777" w:rsidR="00DB60FD"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6D4D603D" w14:textId="77777777" w:rsidR="00DB60FD"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C71FB4C" w14:textId="77777777" w:rsidR="00DB60FD" w:rsidRDefault="00DB60FD">
    <w:pPr>
      <w:pStyle w:val="PDFooter"/>
      <w:jc w:val="center"/>
    </w:pPr>
  </w:p>
  <w:p w14:paraId="4BC26541" w14:textId="77777777" w:rsidR="00DB60FD" w:rsidRDefault="00DB60FD">
    <w:pPr>
      <w:pStyle w:val="PD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776CDA" w14:textId="77777777" w:rsidR="001050F1" w:rsidRDefault="001050F1">
      <w:pPr>
        <w:spacing w:after="0" w:line="240" w:lineRule="auto"/>
      </w:pPr>
      <w:r>
        <w:separator/>
      </w:r>
    </w:p>
  </w:footnote>
  <w:footnote w:type="continuationSeparator" w:id="0">
    <w:p w14:paraId="5FF12D3F" w14:textId="77777777" w:rsidR="001050F1" w:rsidRDefault="001050F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5D9EAA" w14:textId="77777777" w:rsidR="00DB60FD" w:rsidRDefault="00DB60FD">
    <w:pPr>
      <w:pStyle w:val="PDHeader"/>
    </w:pPr>
  </w:p>
  <w:p w14:paraId="0C9CC643" w14:textId="77777777" w:rsidR="00DB60FD" w:rsidRDefault="00DB60FD">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DB60FD" w14:paraId="32C850B6" w14:textId="77777777">
      <w:trPr>
        <w:jc w:val="center"/>
      </w:trPr>
      <w:tc>
        <w:tcPr>
          <w:tcW w:w="2741" w:type="dxa"/>
        </w:tcPr>
        <w:p w14:paraId="756EBE65" w14:textId="77777777" w:rsidR="00DB60FD" w:rsidRDefault="00000000">
          <w:pPr>
            <w:jc w:val="center"/>
          </w:pPr>
          <w:r>
            <w:rPr>
              <w:noProof/>
            </w:rPr>
            <w:drawing>
              <wp:inline distT="0" distB="0" distL="0" distR="0" wp14:anchorId="3FDE1E75" wp14:editId="47433A08">
                <wp:extent cx="1066800" cy="1066800"/>
                <wp:effectExtent l="0" t="0" r="0" b="0"/>
                <wp:docPr id="971314417" name="Picture 971314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48B2287" w14:textId="77777777" w:rsidR="00DB60FD" w:rsidRDefault="00DB60FD">
          <w:pPr>
            <w:pStyle w:val="PDHeader"/>
          </w:pPr>
        </w:p>
      </w:tc>
      <w:tc>
        <w:tcPr>
          <w:tcW w:w="3732" w:type="dxa"/>
        </w:tcPr>
        <w:p w14:paraId="58B85601" w14:textId="77777777" w:rsidR="00DB60FD" w:rsidRDefault="00000000">
          <w:pPr>
            <w:jc w:val="center"/>
          </w:pPr>
          <w:r>
            <w:rPr>
              <w:noProof/>
            </w:rPr>
            <w:drawing>
              <wp:inline distT="0" distB="0" distL="0" distR="0" wp14:anchorId="79162257" wp14:editId="613050D9">
                <wp:extent cx="1638300" cy="600075"/>
                <wp:effectExtent l="0" t="0" r="0" b="0"/>
                <wp:docPr id="43029584" name="Picture 430295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AF2BAE" w14:textId="77777777" w:rsidR="00DF2ACB" w:rsidRDefault="00DF2AC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5A23B" w14:textId="77777777" w:rsidR="00DB60FD" w:rsidRDefault="00DB60FD">
    <w:pPr>
      <w:pStyle w:val="PDHeader"/>
    </w:pPr>
  </w:p>
  <w:p w14:paraId="75FD9649" w14:textId="77777777" w:rsidR="00DB60FD" w:rsidRDefault="00DB60FD">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DB60FD" w14:paraId="4FBE41FB" w14:textId="77777777">
      <w:trPr>
        <w:jc w:val="center"/>
      </w:trPr>
      <w:tc>
        <w:tcPr>
          <w:tcW w:w="2741" w:type="dxa"/>
        </w:tcPr>
        <w:p w14:paraId="1C7B5B18" w14:textId="77777777" w:rsidR="00DB60FD" w:rsidRDefault="00000000">
          <w:pPr>
            <w:jc w:val="center"/>
          </w:pPr>
          <w:r>
            <w:rPr>
              <w:noProof/>
            </w:rPr>
            <w:drawing>
              <wp:inline distT="0" distB="0" distL="0" distR="0" wp14:anchorId="159A8EBE" wp14:editId="6562D6CE">
                <wp:extent cx="1066800" cy="1066800"/>
                <wp:effectExtent l="0" t="0" r="0" b="0"/>
                <wp:docPr id="870922655" name="Picture 870922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36262D6" w14:textId="77777777" w:rsidR="00DB60FD" w:rsidRDefault="00DB60FD">
          <w:pPr>
            <w:pStyle w:val="PDHeader"/>
          </w:pPr>
        </w:p>
      </w:tc>
      <w:tc>
        <w:tcPr>
          <w:tcW w:w="3732" w:type="dxa"/>
        </w:tcPr>
        <w:p w14:paraId="307691A5" w14:textId="77777777" w:rsidR="00DB60FD" w:rsidRDefault="00000000">
          <w:pPr>
            <w:jc w:val="center"/>
          </w:pPr>
          <w:r>
            <w:rPr>
              <w:noProof/>
            </w:rPr>
            <w:drawing>
              <wp:inline distT="0" distB="0" distL="0" distR="0" wp14:anchorId="1BD77721" wp14:editId="3401DBBF">
                <wp:extent cx="1638300" cy="600075"/>
                <wp:effectExtent l="0" t="0" r="0" b="0"/>
                <wp:docPr id="1645234873" name="Picture 16452348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3EB0AB" w14:textId="77777777" w:rsidR="00DB60FD" w:rsidRDefault="00DB60FD">
    <w:pPr>
      <w:pStyle w:val="PDHeader"/>
    </w:pPr>
  </w:p>
  <w:p w14:paraId="350C5222" w14:textId="77777777" w:rsidR="00DB60FD" w:rsidRDefault="00DB60FD">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DB60FD" w14:paraId="7C0D4331" w14:textId="77777777">
      <w:trPr>
        <w:jc w:val="center"/>
      </w:trPr>
      <w:tc>
        <w:tcPr>
          <w:tcW w:w="2741" w:type="dxa"/>
        </w:tcPr>
        <w:p w14:paraId="34B7BD2A" w14:textId="77777777" w:rsidR="00DB60FD" w:rsidRDefault="00000000">
          <w:pPr>
            <w:jc w:val="center"/>
          </w:pPr>
          <w:r>
            <w:rPr>
              <w:noProof/>
            </w:rPr>
            <w:drawing>
              <wp:inline distT="0" distB="0" distL="0" distR="0" wp14:anchorId="4657EF0D" wp14:editId="367A9632">
                <wp:extent cx="1066800" cy="1066800"/>
                <wp:effectExtent l="0" t="0" r="0" b="0"/>
                <wp:docPr id="29948918" name="Picture 299489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7E0D3CC" w14:textId="77777777" w:rsidR="00DB60FD" w:rsidRDefault="00DB60FD">
          <w:pPr>
            <w:pStyle w:val="PDHeader"/>
          </w:pPr>
        </w:p>
      </w:tc>
      <w:tc>
        <w:tcPr>
          <w:tcW w:w="3732" w:type="dxa"/>
        </w:tcPr>
        <w:p w14:paraId="5729DCED" w14:textId="77777777" w:rsidR="00DB60FD" w:rsidRDefault="00000000">
          <w:pPr>
            <w:jc w:val="center"/>
          </w:pPr>
          <w:r>
            <w:rPr>
              <w:noProof/>
            </w:rPr>
            <w:drawing>
              <wp:inline distT="0" distB="0" distL="0" distR="0" wp14:anchorId="17E0D927" wp14:editId="27F7709B">
                <wp:extent cx="1638300" cy="600075"/>
                <wp:effectExtent l="0" t="0" r="0" b="0"/>
                <wp:docPr id="686196982" name="Picture 6861969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558304" w14:textId="77777777" w:rsidR="00DB60FD" w:rsidRDefault="00DB60FD">
    <w:pPr>
      <w:pStyle w:val="PDHeader"/>
    </w:pPr>
  </w:p>
  <w:p w14:paraId="5C8FFAB5" w14:textId="77777777" w:rsidR="00DB60FD" w:rsidRDefault="00DB60FD">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DB60FD" w14:paraId="3A41E62E" w14:textId="77777777">
      <w:trPr>
        <w:jc w:val="center"/>
      </w:trPr>
      <w:tc>
        <w:tcPr>
          <w:tcW w:w="2741" w:type="dxa"/>
        </w:tcPr>
        <w:p w14:paraId="1A91CBD2" w14:textId="77777777" w:rsidR="00DB60FD" w:rsidRDefault="00000000">
          <w:pPr>
            <w:jc w:val="center"/>
          </w:pPr>
          <w:r>
            <w:rPr>
              <w:noProof/>
            </w:rPr>
            <w:drawing>
              <wp:inline distT="0" distB="0" distL="0" distR="0" wp14:anchorId="5AA7B011" wp14:editId="6E1A5A22">
                <wp:extent cx="1066800" cy="1066800"/>
                <wp:effectExtent l="0" t="0" r="0" b="0"/>
                <wp:docPr id="1708363464" name="Picture 1708363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644F780" w14:textId="77777777" w:rsidR="00DB60FD" w:rsidRDefault="00DB60FD">
          <w:pPr>
            <w:pStyle w:val="PDHeader"/>
          </w:pPr>
        </w:p>
      </w:tc>
      <w:tc>
        <w:tcPr>
          <w:tcW w:w="3732" w:type="dxa"/>
        </w:tcPr>
        <w:p w14:paraId="7ED7DCE3" w14:textId="77777777" w:rsidR="00DB60FD" w:rsidRDefault="00000000">
          <w:pPr>
            <w:jc w:val="center"/>
          </w:pPr>
          <w:r>
            <w:rPr>
              <w:noProof/>
            </w:rPr>
            <w:drawing>
              <wp:inline distT="0" distB="0" distL="0" distR="0" wp14:anchorId="0400C204" wp14:editId="2C1FCA14">
                <wp:extent cx="1638300" cy="600075"/>
                <wp:effectExtent l="0" t="0" r="0" b="0"/>
                <wp:docPr id="1461448155" name="Picture 1461448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FDF5B" w14:textId="77777777" w:rsidR="00DB60FD" w:rsidRDefault="00DB60FD">
    <w:pPr>
      <w:pStyle w:val="PDHeader"/>
    </w:pPr>
  </w:p>
  <w:p w14:paraId="0D486933" w14:textId="77777777" w:rsidR="00DB60FD" w:rsidRDefault="00DB60FD">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DB60FD" w14:paraId="4B5B5AAA" w14:textId="77777777">
      <w:trPr>
        <w:jc w:val="center"/>
      </w:trPr>
      <w:tc>
        <w:tcPr>
          <w:tcW w:w="2741" w:type="dxa"/>
        </w:tcPr>
        <w:p w14:paraId="2DF8736A" w14:textId="77777777" w:rsidR="00DB60FD" w:rsidRDefault="00000000">
          <w:pPr>
            <w:jc w:val="center"/>
          </w:pPr>
          <w:r>
            <w:rPr>
              <w:noProof/>
            </w:rPr>
            <w:drawing>
              <wp:inline distT="0" distB="0" distL="0" distR="0" wp14:anchorId="5A9824B3" wp14:editId="19C4D327">
                <wp:extent cx="1066800" cy="1066800"/>
                <wp:effectExtent l="0" t="0" r="0" b="0"/>
                <wp:docPr id="190842478" name="Picture 1908424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F707197" w14:textId="77777777" w:rsidR="00DB60FD" w:rsidRDefault="00DB60FD">
          <w:pPr>
            <w:pStyle w:val="PDHeader"/>
          </w:pPr>
        </w:p>
      </w:tc>
      <w:tc>
        <w:tcPr>
          <w:tcW w:w="3732" w:type="dxa"/>
        </w:tcPr>
        <w:p w14:paraId="07C27DA8" w14:textId="77777777" w:rsidR="00DB60FD" w:rsidRDefault="00000000">
          <w:pPr>
            <w:jc w:val="center"/>
          </w:pPr>
          <w:r>
            <w:rPr>
              <w:noProof/>
            </w:rPr>
            <w:drawing>
              <wp:inline distT="0" distB="0" distL="0" distR="0" wp14:anchorId="2EE536C4" wp14:editId="2A72CE81">
                <wp:extent cx="1638300" cy="600075"/>
                <wp:effectExtent l="0" t="0" r="0" b="0"/>
                <wp:docPr id="446712919" name="Picture 4467129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E52A9" w14:textId="77777777" w:rsidR="00DB60FD" w:rsidRDefault="00DB60FD">
    <w:pPr>
      <w:pStyle w:val="PDHeader"/>
    </w:pPr>
  </w:p>
  <w:p w14:paraId="76661640" w14:textId="77777777" w:rsidR="00DB60FD" w:rsidRDefault="00DB60FD">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DB60FD" w14:paraId="1F3B4F8B" w14:textId="77777777">
      <w:trPr>
        <w:jc w:val="center"/>
      </w:trPr>
      <w:tc>
        <w:tcPr>
          <w:tcW w:w="2741" w:type="dxa"/>
        </w:tcPr>
        <w:p w14:paraId="45709501" w14:textId="77777777" w:rsidR="00DB60FD" w:rsidRDefault="00000000">
          <w:pPr>
            <w:jc w:val="center"/>
          </w:pPr>
          <w:r>
            <w:rPr>
              <w:noProof/>
            </w:rPr>
            <w:drawing>
              <wp:inline distT="0" distB="0" distL="0" distR="0" wp14:anchorId="1168E16A" wp14:editId="7F9C5BF9">
                <wp:extent cx="1066800" cy="1066800"/>
                <wp:effectExtent l="0" t="0" r="0" b="0"/>
                <wp:docPr id="268778371" name="Picture 268778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B1115AB" w14:textId="77777777" w:rsidR="00DB60FD" w:rsidRDefault="00DB60FD">
          <w:pPr>
            <w:pStyle w:val="PDHeader"/>
          </w:pPr>
        </w:p>
      </w:tc>
      <w:tc>
        <w:tcPr>
          <w:tcW w:w="3732" w:type="dxa"/>
        </w:tcPr>
        <w:p w14:paraId="2978ED7B" w14:textId="77777777" w:rsidR="00DB60FD" w:rsidRDefault="00000000">
          <w:pPr>
            <w:jc w:val="center"/>
          </w:pPr>
          <w:r>
            <w:rPr>
              <w:noProof/>
            </w:rPr>
            <w:drawing>
              <wp:inline distT="0" distB="0" distL="0" distR="0" wp14:anchorId="2C814FB3" wp14:editId="77DB63C2">
                <wp:extent cx="1638300" cy="600075"/>
                <wp:effectExtent l="0" t="0" r="0" b="0"/>
                <wp:docPr id="1585370466" name="Picture 1585370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3569DB" w14:textId="77777777" w:rsidR="00DB60FD" w:rsidRDefault="00DB60FD">
    <w:pPr>
      <w:pStyle w:val="PDHeader"/>
    </w:pPr>
  </w:p>
  <w:p w14:paraId="772ABA37" w14:textId="77777777" w:rsidR="00DB60FD" w:rsidRDefault="00DB60FD">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DB60FD" w14:paraId="26754AAE" w14:textId="77777777">
      <w:trPr>
        <w:jc w:val="center"/>
      </w:trPr>
      <w:tc>
        <w:tcPr>
          <w:tcW w:w="2741" w:type="dxa"/>
        </w:tcPr>
        <w:p w14:paraId="3D36D102" w14:textId="77777777" w:rsidR="00DB60FD" w:rsidRDefault="00000000">
          <w:pPr>
            <w:jc w:val="center"/>
          </w:pPr>
          <w:r>
            <w:rPr>
              <w:noProof/>
            </w:rPr>
            <w:drawing>
              <wp:inline distT="0" distB="0" distL="0" distR="0" wp14:anchorId="368F1299" wp14:editId="29C93AA5">
                <wp:extent cx="1066800" cy="1066800"/>
                <wp:effectExtent l="0" t="0" r="0" b="0"/>
                <wp:docPr id="1584176977" name="Picture 15841769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AFD0B78" w14:textId="77777777" w:rsidR="00DB60FD" w:rsidRDefault="00DB60FD">
          <w:pPr>
            <w:pStyle w:val="PDHeader"/>
          </w:pPr>
        </w:p>
      </w:tc>
      <w:tc>
        <w:tcPr>
          <w:tcW w:w="3732" w:type="dxa"/>
        </w:tcPr>
        <w:p w14:paraId="58AE0150" w14:textId="77777777" w:rsidR="00DB60FD" w:rsidRDefault="00000000">
          <w:pPr>
            <w:jc w:val="center"/>
          </w:pPr>
          <w:r>
            <w:rPr>
              <w:noProof/>
            </w:rPr>
            <w:drawing>
              <wp:inline distT="0" distB="0" distL="0" distR="0" wp14:anchorId="27DB9539" wp14:editId="2DF877E9">
                <wp:extent cx="1638300" cy="600075"/>
                <wp:effectExtent l="0" t="0" r="0" b="0"/>
                <wp:docPr id="549900508" name="Picture 549900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4FE859" w14:textId="77777777" w:rsidR="00DB60FD" w:rsidRDefault="00DB60FD">
    <w:pPr>
      <w:pStyle w:val="PDHeader"/>
    </w:pPr>
  </w:p>
  <w:p w14:paraId="3C917626" w14:textId="77777777" w:rsidR="00DB60FD" w:rsidRDefault="00DB60FD">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DB60FD" w14:paraId="22FA67A9" w14:textId="77777777">
      <w:trPr>
        <w:jc w:val="center"/>
      </w:trPr>
      <w:tc>
        <w:tcPr>
          <w:tcW w:w="2741" w:type="dxa"/>
        </w:tcPr>
        <w:p w14:paraId="336E6526" w14:textId="77777777" w:rsidR="00DB60FD" w:rsidRDefault="00000000">
          <w:pPr>
            <w:jc w:val="center"/>
          </w:pPr>
          <w:r>
            <w:rPr>
              <w:noProof/>
            </w:rPr>
            <w:drawing>
              <wp:inline distT="0" distB="0" distL="0" distR="0" wp14:anchorId="301CF512" wp14:editId="61F27BB1">
                <wp:extent cx="1066800" cy="1066800"/>
                <wp:effectExtent l="0" t="0" r="0" b="0"/>
                <wp:docPr id="1925140824" name="Picture 19251408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D2B3860" w14:textId="77777777" w:rsidR="00DB60FD" w:rsidRDefault="00DB60FD">
          <w:pPr>
            <w:pStyle w:val="PDHeader"/>
          </w:pPr>
        </w:p>
      </w:tc>
      <w:tc>
        <w:tcPr>
          <w:tcW w:w="3732" w:type="dxa"/>
        </w:tcPr>
        <w:p w14:paraId="6E1E7EFB" w14:textId="77777777" w:rsidR="00DB60FD" w:rsidRDefault="00000000">
          <w:pPr>
            <w:jc w:val="center"/>
          </w:pPr>
          <w:r>
            <w:rPr>
              <w:noProof/>
            </w:rPr>
            <w:drawing>
              <wp:inline distT="0" distB="0" distL="0" distR="0" wp14:anchorId="2E80326F" wp14:editId="071B8CD7">
                <wp:extent cx="1638300" cy="600075"/>
                <wp:effectExtent l="0" t="0" r="0" b="0"/>
                <wp:docPr id="1337090792" name="Picture 13370907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B41A8"/>
    <w:multiLevelType w:val="hybridMultilevel"/>
    <w:tmpl w:val="FE5213B8"/>
    <w:lvl w:ilvl="0" w:tplc="C2886454">
      <w:start w:val="1"/>
      <w:numFmt w:val="bullet"/>
      <w:lvlText w:val="●"/>
      <w:lvlJc w:val="left"/>
      <w:pPr>
        <w:ind w:left="720" w:hanging="360"/>
      </w:pPr>
      <w:rPr>
        <w:rFonts w:ascii="Arial" w:hAnsi="Arial" w:hint="default"/>
      </w:rPr>
    </w:lvl>
    <w:lvl w:ilvl="1" w:tplc="88B40098">
      <w:numFmt w:val="decimal"/>
      <w:lvlText w:val=""/>
      <w:lvlJc w:val="left"/>
    </w:lvl>
    <w:lvl w:ilvl="2" w:tplc="15548AFA">
      <w:numFmt w:val="decimal"/>
      <w:lvlText w:val=""/>
      <w:lvlJc w:val="left"/>
    </w:lvl>
    <w:lvl w:ilvl="3" w:tplc="2C6A6CDC">
      <w:numFmt w:val="decimal"/>
      <w:lvlText w:val=""/>
      <w:lvlJc w:val="left"/>
    </w:lvl>
    <w:lvl w:ilvl="4" w:tplc="CC603608">
      <w:numFmt w:val="decimal"/>
      <w:lvlText w:val=""/>
      <w:lvlJc w:val="left"/>
    </w:lvl>
    <w:lvl w:ilvl="5" w:tplc="260C22C6">
      <w:numFmt w:val="decimal"/>
      <w:lvlText w:val=""/>
      <w:lvlJc w:val="left"/>
    </w:lvl>
    <w:lvl w:ilvl="6" w:tplc="5952FAA6">
      <w:numFmt w:val="decimal"/>
      <w:lvlText w:val=""/>
      <w:lvlJc w:val="left"/>
    </w:lvl>
    <w:lvl w:ilvl="7" w:tplc="6F30182C">
      <w:numFmt w:val="decimal"/>
      <w:lvlText w:val=""/>
      <w:lvlJc w:val="left"/>
    </w:lvl>
    <w:lvl w:ilvl="8" w:tplc="907C80CC">
      <w:numFmt w:val="decimal"/>
      <w:lvlText w:val=""/>
      <w:lvlJc w:val="left"/>
    </w:lvl>
  </w:abstractNum>
  <w:abstractNum w:abstractNumId="1" w15:restartNumberingAfterBreak="0">
    <w:nsid w:val="0B015D46"/>
    <w:multiLevelType w:val="hybridMultilevel"/>
    <w:tmpl w:val="1322715C"/>
    <w:lvl w:ilvl="0" w:tplc="4DD42120">
      <w:start w:val="1"/>
      <w:numFmt w:val="bullet"/>
      <w:lvlText w:val="●"/>
      <w:lvlJc w:val="left"/>
      <w:pPr>
        <w:ind w:left="720" w:hanging="360"/>
      </w:pPr>
      <w:rPr>
        <w:rFonts w:ascii="Arial" w:hAnsi="Arial" w:hint="default"/>
      </w:rPr>
    </w:lvl>
    <w:lvl w:ilvl="1" w:tplc="25824182">
      <w:numFmt w:val="decimal"/>
      <w:lvlText w:val=""/>
      <w:lvlJc w:val="left"/>
    </w:lvl>
    <w:lvl w:ilvl="2" w:tplc="66EE13EE">
      <w:numFmt w:val="decimal"/>
      <w:lvlText w:val=""/>
      <w:lvlJc w:val="left"/>
    </w:lvl>
    <w:lvl w:ilvl="3" w:tplc="F69447B4">
      <w:numFmt w:val="decimal"/>
      <w:lvlText w:val=""/>
      <w:lvlJc w:val="left"/>
    </w:lvl>
    <w:lvl w:ilvl="4" w:tplc="127442B2">
      <w:numFmt w:val="decimal"/>
      <w:lvlText w:val=""/>
      <w:lvlJc w:val="left"/>
    </w:lvl>
    <w:lvl w:ilvl="5" w:tplc="16B212A4">
      <w:numFmt w:val="decimal"/>
      <w:lvlText w:val=""/>
      <w:lvlJc w:val="left"/>
    </w:lvl>
    <w:lvl w:ilvl="6" w:tplc="78EEBD46">
      <w:numFmt w:val="decimal"/>
      <w:lvlText w:val=""/>
      <w:lvlJc w:val="left"/>
    </w:lvl>
    <w:lvl w:ilvl="7" w:tplc="D13EDF6E">
      <w:numFmt w:val="decimal"/>
      <w:lvlText w:val=""/>
      <w:lvlJc w:val="left"/>
    </w:lvl>
    <w:lvl w:ilvl="8" w:tplc="0DF49F88">
      <w:numFmt w:val="decimal"/>
      <w:lvlText w:val=""/>
      <w:lvlJc w:val="left"/>
    </w:lvl>
  </w:abstractNum>
  <w:abstractNum w:abstractNumId="2"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37DA73E1"/>
    <w:multiLevelType w:val="hybridMultilevel"/>
    <w:tmpl w:val="90FED29A"/>
    <w:lvl w:ilvl="0" w:tplc="F668BFA6">
      <w:start w:val="1"/>
      <w:numFmt w:val="bullet"/>
      <w:lvlText w:val="●"/>
      <w:lvlJc w:val="left"/>
      <w:pPr>
        <w:ind w:left="720" w:hanging="360"/>
      </w:pPr>
      <w:rPr>
        <w:rFonts w:ascii="Arial" w:hAnsi="Arial" w:hint="default"/>
      </w:rPr>
    </w:lvl>
    <w:lvl w:ilvl="1" w:tplc="B9AC71D0">
      <w:numFmt w:val="decimal"/>
      <w:lvlText w:val=""/>
      <w:lvlJc w:val="left"/>
    </w:lvl>
    <w:lvl w:ilvl="2" w:tplc="9F088B4E">
      <w:numFmt w:val="decimal"/>
      <w:lvlText w:val=""/>
      <w:lvlJc w:val="left"/>
    </w:lvl>
    <w:lvl w:ilvl="3" w:tplc="B8726AD4">
      <w:numFmt w:val="decimal"/>
      <w:lvlText w:val=""/>
      <w:lvlJc w:val="left"/>
    </w:lvl>
    <w:lvl w:ilvl="4" w:tplc="E17CDC20">
      <w:numFmt w:val="decimal"/>
      <w:lvlText w:val=""/>
      <w:lvlJc w:val="left"/>
    </w:lvl>
    <w:lvl w:ilvl="5" w:tplc="69622FB8">
      <w:numFmt w:val="decimal"/>
      <w:lvlText w:val=""/>
      <w:lvlJc w:val="left"/>
    </w:lvl>
    <w:lvl w:ilvl="6" w:tplc="ED52089A">
      <w:numFmt w:val="decimal"/>
      <w:lvlText w:val=""/>
      <w:lvlJc w:val="left"/>
    </w:lvl>
    <w:lvl w:ilvl="7" w:tplc="3A94CF2C">
      <w:numFmt w:val="decimal"/>
      <w:lvlText w:val=""/>
      <w:lvlJc w:val="left"/>
    </w:lvl>
    <w:lvl w:ilvl="8" w:tplc="52F03434">
      <w:numFmt w:val="decimal"/>
      <w:lvlText w:val=""/>
      <w:lvlJc w:val="left"/>
    </w:lvl>
  </w:abstractNum>
  <w:abstractNum w:abstractNumId="4" w15:restartNumberingAfterBreak="0">
    <w:nsid w:val="4EB41A4E"/>
    <w:multiLevelType w:val="hybridMultilevel"/>
    <w:tmpl w:val="CF545CD4"/>
    <w:lvl w:ilvl="0" w:tplc="CC463806">
      <w:start w:val="1"/>
      <w:numFmt w:val="bullet"/>
      <w:lvlText w:val="●"/>
      <w:lvlJc w:val="left"/>
      <w:pPr>
        <w:ind w:left="720" w:hanging="360"/>
      </w:pPr>
      <w:rPr>
        <w:rFonts w:ascii="Arial" w:hAnsi="Arial" w:hint="default"/>
      </w:rPr>
    </w:lvl>
    <w:lvl w:ilvl="1" w:tplc="C6BCAC1E">
      <w:numFmt w:val="decimal"/>
      <w:lvlText w:val=""/>
      <w:lvlJc w:val="left"/>
    </w:lvl>
    <w:lvl w:ilvl="2" w:tplc="88D6EF46">
      <w:numFmt w:val="decimal"/>
      <w:lvlText w:val=""/>
      <w:lvlJc w:val="left"/>
    </w:lvl>
    <w:lvl w:ilvl="3" w:tplc="EBD6FB72">
      <w:numFmt w:val="decimal"/>
      <w:lvlText w:val=""/>
      <w:lvlJc w:val="left"/>
    </w:lvl>
    <w:lvl w:ilvl="4" w:tplc="1250C84A">
      <w:numFmt w:val="decimal"/>
      <w:lvlText w:val=""/>
      <w:lvlJc w:val="left"/>
    </w:lvl>
    <w:lvl w:ilvl="5" w:tplc="69E27F74">
      <w:numFmt w:val="decimal"/>
      <w:lvlText w:val=""/>
      <w:lvlJc w:val="left"/>
    </w:lvl>
    <w:lvl w:ilvl="6" w:tplc="22020EC8">
      <w:numFmt w:val="decimal"/>
      <w:lvlText w:val=""/>
      <w:lvlJc w:val="left"/>
    </w:lvl>
    <w:lvl w:ilvl="7" w:tplc="87A0A25E">
      <w:numFmt w:val="decimal"/>
      <w:lvlText w:val=""/>
      <w:lvlJc w:val="left"/>
    </w:lvl>
    <w:lvl w:ilvl="8" w:tplc="8FA2A1F8">
      <w:numFmt w:val="decimal"/>
      <w:lvlText w:val=""/>
      <w:lvlJc w:val="left"/>
    </w:lvl>
  </w:abstractNum>
  <w:abstractNum w:abstractNumId="5"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7EED1850"/>
    <w:multiLevelType w:val="hybridMultilevel"/>
    <w:tmpl w:val="C2909170"/>
    <w:lvl w:ilvl="0" w:tplc="EF58C950">
      <w:start w:val="1"/>
      <w:numFmt w:val="bullet"/>
      <w:lvlText w:val="●"/>
      <w:lvlJc w:val="left"/>
      <w:pPr>
        <w:ind w:left="720" w:hanging="360"/>
      </w:pPr>
      <w:rPr>
        <w:rFonts w:ascii="Arial" w:hAnsi="Arial" w:hint="default"/>
      </w:rPr>
    </w:lvl>
    <w:lvl w:ilvl="1" w:tplc="9330FF92">
      <w:numFmt w:val="decimal"/>
      <w:lvlText w:val=""/>
      <w:lvlJc w:val="left"/>
    </w:lvl>
    <w:lvl w:ilvl="2" w:tplc="4ED81476">
      <w:numFmt w:val="decimal"/>
      <w:lvlText w:val=""/>
      <w:lvlJc w:val="left"/>
    </w:lvl>
    <w:lvl w:ilvl="3" w:tplc="6854C686">
      <w:numFmt w:val="decimal"/>
      <w:lvlText w:val=""/>
      <w:lvlJc w:val="left"/>
    </w:lvl>
    <w:lvl w:ilvl="4" w:tplc="AF282ABC">
      <w:numFmt w:val="decimal"/>
      <w:lvlText w:val=""/>
      <w:lvlJc w:val="left"/>
    </w:lvl>
    <w:lvl w:ilvl="5" w:tplc="DC322EBA">
      <w:numFmt w:val="decimal"/>
      <w:lvlText w:val=""/>
      <w:lvlJc w:val="left"/>
    </w:lvl>
    <w:lvl w:ilvl="6" w:tplc="03424B04">
      <w:numFmt w:val="decimal"/>
      <w:lvlText w:val=""/>
      <w:lvlJc w:val="left"/>
    </w:lvl>
    <w:lvl w:ilvl="7" w:tplc="3A7C25A8">
      <w:numFmt w:val="decimal"/>
      <w:lvlText w:val=""/>
      <w:lvlJc w:val="left"/>
    </w:lvl>
    <w:lvl w:ilvl="8" w:tplc="FADEBD3E">
      <w:numFmt w:val="decimal"/>
      <w:lvlText w:val=""/>
      <w:lvlJc w:val="left"/>
    </w:lvl>
  </w:abstractNum>
  <w:num w:numId="1" w16cid:durableId="519777057">
    <w:abstractNumId w:val="5"/>
  </w:num>
  <w:num w:numId="2" w16cid:durableId="1780643057">
    <w:abstractNumId w:val="2"/>
  </w:num>
  <w:num w:numId="3" w16cid:durableId="1851025115">
    <w:abstractNumId w:val="1"/>
  </w:num>
  <w:num w:numId="4" w16cid:durableId="166527672">
    <w:abstractNumId w:val="0"/>
  </w:num>
  <w:num w:numId="5" w16cid:durableId="894782788">
    <w:abstractNumId w:val="6"/>
  </w:num>
  <w:num w:numId="6" w16cid:durableId="1095714241">
    <w:abstractNumId w:val="3"/>
  </w:num>
  <w:num w:numId="7" w16cid:durableId="1030186137">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useWord2013TrackBottomHyphenation" w:uri="http://schemas.microsoft.com/office/word" w:val="1"/>
  </w:compat>
  <w:rsids>
    <w:rsidRoot w:val="00DB60FD"/>
    <w:rsid w:val="001050F1"/>
    <w:rsid w:val="004E1A97"/>
    <w:rsid w:val="004F2B9C"/>
    <w:rsid w:val="005443FB"/>
    <w:rsid w:val="007F7CCB"/>
    <w:rsid w:val="00877C13"/>
    <w:rsid w:val="0091336F"/>
    <w:rsid w:val="009C71BD"/>
    <w:rsid w:val="00AB3F12"/>
    <w:rsid w:val="00B2082D"/>
    <w:rsid w:val="00C10311"/>
    <w:rsid w:val="00CD1415"/>
    <w:rsid w:val="00D00413"/>
    <w:rsid w:val="00D03A15"/>
    <w:rsid w:val="00D922E6"/>
    <w:rsid w:val="00DB60FD"/>
    <w:rsid w:val="00DF2ACB"/>
    <w:rsid w:val="00E36727"/>
    <w:rsid w:val="00E661C1"/>
    <w:rsid w:val="00EF5A2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9536CF"/>
  <w15:docId w15:val="{DC645B66-142C-4E34-BC87-E823449583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MainWithHeader">
    <w:name w:val="PDPricingTableMainWithHeader"/>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tblStylePr w:type="firstRow">
      <w:pPr>
        <w:spacing w:before="0" w:after="0" w:line="36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88962454232666">
    <w:name w:val="PDPricingTableMainWithHeader_88962454232666"/>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88962456543604">
    <w:name w:val="CustomGrid_8896245654360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88962456824700">
    <w:name w:val="CustomGrid_88962456824700"/>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88962457269600">
    <w:name w:val="CustomGrid_88962457269600"/>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88962457608747">
    <w:name w:val="CustomGrid_88962457608747"/>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88962458062316">
    <w:name w:val="CustomGrid_8896245806231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88962458423174">
    <w:name w:val="CustomGrid_8896245842317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88962458891024">
    <w:name w:val="CustomGrid_8896245889102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88962459376654">
    <w:name w:val="CustomGrid_8896245937665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88962459905465">
    <w:name w:val="CustomGrid_8896245990546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88962460423206">
    <w:name w:val="CustomGrid_8896246042320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88962460965697">
    <w:name w:val="CustomGrid_88962460965697"/>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microsoft.com/office/2011/relationships/people" Target="people.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15</Pages>
  <Words>3017</Words>
  <Characters>17202</Characters>
  <Application>Microsoft Office Word</Application>
  <DocSecurity>0</DocSecurity>
  <Lines>143</Lines>
  <Paragraphs>40</Paragraphs>
  <ScaleCrop>false</ScaleCrop>
  <Company/>
  <LinksUpToDate>false</LinksUpToDate>
  <CharactersWithSpaces>20179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Abhilasha K</cp:lastModifiedBy>
  <cp:revision>8</cp:revision>
  <dcterms:created xsi:type="dcterms:W3CDTF">2025-12-10T12:26:00Z</dcterms:created>
  <dcterms:modified xsi:type="dcterms:W3CDTF">2026-02-12T10:25:00Z</dcterms:modified>
</cp:coreProperties>
</file>