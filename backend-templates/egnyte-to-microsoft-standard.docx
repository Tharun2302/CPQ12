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6A969D" w14:textId="77777777" w:rsidR="00ED6019" w:rsidRDefault="00000000">
      <w:pPr>
        <w:pStyle w:val="PDParagraphDefault"/>
        <w:jc w:val="center"/>
      </w:pPr>
      <w:r>
        <w:rPr>
          <w:b/>
          <w:bCs/>
          <w:sz w:val="24"/>
          <w:szCs w:val="24"/>
        </w:rPr>
        <w:t xml:space="preserve">CloudFuze Purchase Agreement for </w:t>
      </w:r>
      <w:bookmarkStart w:id="0" w:name="_Hlk210927401"/>
      <w:r w:rsidR="002C49FE" w:rsidRPr="00C7760D">
        <w:rPr>
          <w:b/>
          <w:bCs/>
          <w:sz w:val="24"/>
          <w:szCs w:val="24"/>
        </w:rPr>
        <w:t>{{Company</w:t>
      </w:r>
      <w:r w:rsidR="002C49FE" w:rsidRPr="00C7760D">
        <w:rPr>
          <w:b/>
          <w:bCs/>
          <w:spacing w:val="-7"/>
          <w:sz w:val="24"/>
          <w:szCs w:val="24"/>
        </w:rPr>
        <w:t>_</w:t>
      </w:r>
      <w:r w:rsidR="002C49FE" w:rsidRPr="00C7760D">
        <w:rPr>
          <w:b/>
          <w:bCs/>
          <w:spacing w:val="-2"/>
          <w:sz w:val="24"/>
          <w:szCs w:val="24"/>
        </w:rPr>
        <w:t>Name}}</w:t>
      </w:r>
      <w:bookmarkEnd w:id="0"/>
    </w:p>
    <w:p w14:paraId="1C20CD1E" w14:textId="77777777" w:rsidR="00ED6019" w:rsidRDefault="00ED6019">
      <w:pPr>
        <w:spacing w:after="0" w:line="240" w:lineRule="auto"/>
      </w:pPr>
    </w:p>
    <w:p w14:paraId="3169C7B3" w14:textId="77777777" w:rsidR="00ED6019" w:rsidRDefault="00000000">
      <w:pPr>
        <w:pStyle w:val="PDParagraphDefault"/>
        <w:jc w:val="both"/>
      </w:pPr>
      <w:r>
        <w:t xml:space="preserve">This agreement provides </w:t>
      </w:r>
      <w:bookmarkStart w:id="1" w:name="_Hlk210927413"/>
      <w:r w:rsidR="002C49FE" w:rsidRPr="009A4B0A">
        <w:rPr>
          <w:b/>
          <w:bCs/>
        </w:rPr>
        <w:t>{{Company</w:t>
      </w:r>
      <w:r w:rsidR="002C49FE" w:rsidRPr="009A4B0A">
        <w:rPr>
          <w:b/>
          <w:bCs/>
          <w:spacing w:val="-7"/>
        </w:rPr>
        <w:t>_</w:t>
      </w:r>
      <w:r w:rsidR="002C49FE" w:rsidRPr="009A4B0A">
        <w:rPr>
          <w:b/>
          <w:bCs/>
          <w:spacing w:val="-2"/>
        </w:rPr>
        <w:t>Name}}</w:t>
      </w:r>
      <w:bookmarkEnd w:id="1"/>
      <w:r>
        <w:t xml:space="preserve"> with pricing for use of the CloudFuze's Migrate Migration Solution:</w:t>
      </w:r>
    </w:p>
    <w:p w14:paraId="421EE2A9" w14:textId="77777777" w:rsidR="00ED6019" w:rsidRDefault="00ED6019">
      <w:pPr>
        <w:spacing w:after="0" w:line="240" w:lineRule="auto"/>
      </w:pPr>
    </w:p>
    <w:tbl>
      <w:tblPr>
        <w:tblStyle w:val="TableGrid"/>
        <w:tblW w:w="0" w:type="auto"/>
        <w:jc w:val="center"/>
        <w:tblLook w:val="04A0" w:firstRow="1" w:lastRow="0" w:firstColumn="1" w:lastColumn="0" w:noHBand="0" w:noVBand="1"/>
      </w:tblPr>
      <w:tblGrid>
        <w:gridCol w:w="10714"/>
      </w:tblGrid>
      <w:tr w:rsidR="00ED6019" w14:paraId="79EF011E" w14:textId="77777777">
        <w:trPr>
          <w:jc w:val="center"/>
        </w:trPr>
        <w:tc>
          <w:tcPr>
            <w:tcW w:w="10714" w:type="dxa"/>
            <w:shd w:val="clear" w:color="auto" w:fill="93CDDC"/>
          </w:tcPr>
          <w:p w14:paraId="35EA55EC" w14:textId="77777777" w:rsidR="00ED6019" w:rsidRDefault="00000000">
            <w:pPr>
              <w:jc w:val="center"/>
            </w:pPr>
            <w:r>
              <w:rPr>
                <w:b/>
                <w:bCs/>
                <w:sz w:val="23"/>
                <w:szCs w:val="23"/>
              </w:rPr>
              <w:t>Cloud-Hosted SaaS Solution | Managed Migration | Assisted Migration Manager</w:t>
            </w:r>
          </w:p>
        </w:tc>
      </w:tr>
    </w:tbl>
    <w:p w14:paraId="610AD98D" w14:textId="77777777" w:rsidR="00ED6019" w:rsidRDefault="00ED6019">
      <w:pPr>
        <w:spacing w:after="0" w:line="240" w:lineRule="auto"/>
      </w:pPr>
    </w:p>
    <w:tbl>
      <w:tblPr>
        <w:tblStyle w:val="PDPricingTableMainWithHeader3106666178393"/>
        <w:tblW w:w="0" w:type="auto"/>
        <w:jc w:val="center"/>
        <w:tblLook w:val="04A0" w:firstRow="1" w:lastRow="0" w:firstColumn="1" w:lastColumn="0" w:noHBand="0" w:noVBand="1"/>
      </w:tblPr>
      <w:tblGrid>
        <w:gridCol w:w="3489"/>
        <w:gridCol w:w="4452"/>
        <w:gridCol w:w="2772"/>
      </w:tblGrid>
      <w:tr w:rsidR="002C49FE" w:rsidRPr="00485F59" w14:paraId="5AF02B94" w14:textId="77777777" w:rsidTr="002C49FE">
        <w:trPr>
          <w:cnfStyle w:val="100000000000" w:firstRow="1" w:lastRow="0" w:firstColumn="0" w:lastColumn="0" w:oddVBand="0" w:evenVBand="0" w:oddHBand="0" w:evenHBand="0" w:firstRowFirstColumn="0" w:firstRowLastColumn="0" w:lastRowFirstColumn="0" w:lastRowLastColumn="0"/>
          <w:jc w:val="center"/>
        </w:trPr>
        <w:tc>
          <w:tcPr>
            <w:tcW w:w="3489" w:type="dxa"/>
          </w:tcPr>
          <w:p w14:paraId="7848E796" w14:textId="77777777" w:rsidR="002C49FE" w:rsidRPr="00485F59" w:rsidRDefault="002C49FE">
            <w:pPr>
              <w:jc w:val="center"/>
              <w:rPr>
                <w:b w:val="0"/>
                <w:bCs w:val="0"/>
              </w:rPr>
            </w:pPr>
            <w:r w:rsidRPr="00485F59">
              <w:rPr>
                <w:b w:val="0"/>
                <w:bCs w:val="0"/>
              </w:rPr>
              <w:t>Job Requirement</w:t>
            </w:r>
          </w:p>
        </w:tc>
        <w:tc>
          <w:tcPr>
            <w:tcW w:w="4452" w:type="dxa"/>
          </w:tcPr>
          <w:p w14:paraId="1FE95EE1" w14:textId="77777777" w:rsidR="002C49FE" w:rsidRPr="00485F59" w:rsidRDefault="002C49FE">
            <w:pPr>
              <w:jc w:val="center"/>
              <w:rPr>
                <w:b w:val="0"/>
                <w:bCs w:val="0"/>
              </w:rPr>
            </w:pPr>
            <w:r w:rsidRPr="00485F59">
              <w:rPr>
                <w:b w:val="0"/>
                <w:bCs w:val="0"/>
              </w:rPr>
              <w:t>Description</w:t>
            </w:r>
          </w:p>
        </w:tc>
        <w:tc>
          <w:tcPr>
            <w:tcW w:w="2772" w:type="dxa"/>
          </w:tcPr>
          <w:p w14:paraId="56E99B1A" w14:textId="77777777" w:rsidR="002C49FE" w:rsidRPr="00485F59" w:rsidRDefault="002C49FE">
            <w:pPr>
              <w:jc w:val="center"/>
              <w:rPr>
                <w:b w:val="0"/>
                <w:bCs w:val="0"/>
              </w:rPr>
            </w:pPr>
            <w:r w:rsidRPr="00485F59">
              <w:rPr>
                <w:b w:val="0"/>
                <w:bCs w:val="0"/>
              </w:rPr>
              <w:t>Price(USD)</w:t>
            </w:r>
          </w:p>
        </w:tc>
      </w:tr>
      <w:tr w:rsidR="002C49FE" w:rsidRPr="00485F59" w14:paraId="61C74D87" w14:textId="77777777" w:rsidTr="002C49FE">
        <w:trPr>
          <w:jc w:val="center"/>
        </w:trPr>
        <w:tc>
          <w:tcPr>
            <w:tcW w:w="3489" w:type="dxa"/>
          </w:tcPr>
          <w:p w14:paraId="4AC4C5A0" w14:textId="77777777" w:rsidR="002C49FE" w:rsidRPr="00485F59" w:rsidRDefault="002C49FE">
            <w:r w:rsidRPr="00485F59">
              <w:t>ClouFuze Migrate</w:t>
            </w:r>
          </w:p>
        </w:tc>
        <w:tc>
          <w:tcPr>
            <w:tcW w:w="4452" w:type="dxa"/>
          </w:tcPr>
          <w:p w14:paraId="79DE6470" w14:textId="77777777" w:rsidR="002C49FE" w:rsidRPr="00485F59" w:rsidRDefault="002C49FE">
            <w:r w:rsidRPr="00485F59">
              <w:t>Egnyte to OneDrive</w:t>
            </w:r>
            <w:r w:rsidR="00B63072" w:rsidRPr="00485F59">
              <w:t xml:space="preserve"> / SharePoint</w:t>
            </w:r>
          </w:p>
          <w:p w14:paraId="63C00A4E" w14:textId="77777777" w:rsidR="002C49FE" w:rsidRPr="00485F59" w:rsidRDefault="002C49FE">
            <w:r w:rsidRPr="00485F59">
              <w:t>-----------------------------------------------------------</w:t>
            </w:r>
          </w:p>
          <w:p w14:paraId="595848A6" w14:textId="77777777" w:rsidR="002C49FE" w:rsidRPr="00485F59" w:rsidRDefault="002C49FE">
            <w:r w:rsidRPr="00485F59">
              <w:t>Up to {{users_count}} Users | {{data_size}} GBs</w:t>
            </w:r>
          </w:p>
          <w:p w14:paraId="2AE7DAE1" w14:textId="77777777" w:rsidR="002C49FE" w:rsidRPr="00485F59" w:rsidRDefault="002C49FE"/>
        </w:tc>
        <w:tc>
          <w:tcPr>
            <w:tcW w:w="2772" w:type="dxa"/>
          </w:tcPr>
          <w:p w14:paraId="1BC4A3A9" w14:textId="77777777" w:rsidR="002C49FE" w:rsidRPr="00485F59" w:rsidRDefault="002C49FE">
            <w:pPr>
              <w:jc w:val="center"/>
            </w:pPr>
            <w:r w:rsidRPr="00485F59">
              <w:rPr>
                <w:spacing w:val="-6"/>
                <w:sz w:val="19"/>
              </w:rPr>
              <w:t>{{users_cost</w:t>
            </w:r>
            <w:r w:rsidRPr="00485F59">
              <w:rPr>
                <w:spacing w:val="-4"/>
                <w:sz w:val="19"/>
              </w:rPr>
              <w:t>}}</w:t>
            </w:r>
          </w:p>
        </w:tc>
      </w:tr>
      <w:tr w:rsidR="002C49FE" w:rsidRPr="00485F59" w14:paraId="21ACA5D0" w14:textId="77777777" w:rsidTr="002C49FE">
        <w:trPr>
          <w:jc w:val="center"/>
        </w:trPr>
        <w:tc>
          <w:tcPr>
            <w:tcW w:w="3489" w:type="dxa"/>
          </w:tcPr>
          <w:p w14:paraId="6FF1313B" w14:textId="77777777" w:rsidR="002C49FE" w:rsidRPr="00485F59" w:rsidRDefault="002C49FE">
            <w:r w:rsidRPr="00485F59">
              <w:t>Managed Migration Service</w:t>
            </w:r>
          </w:p>
        </w:tc>
        <w:tc>
          <w:tcPr>
            <w:tcW w:w="4452" w:type="dxa"/>
          </w:tcPr>
          <w:p w14:paraId="12FA9594" w14:textId="77777777" w:rsidR="002C49FE" w:rsidRPr="00485F59" w:rsidRDefault="002C49FE">
            <w:r w:rsidRPr="00485F59">
              <w:t>Fully Managed Migration | Dedicated Project Manager | Pre-Migration Analysis | During Migration Consulting | Post-Migration Support and Data Reconciliation Support | End-to End Migration Assistance with 24*7 Premium Support</w:t>
            </w:r>
            <w:r w:rsidRPr="00485F59">
              <w:br/>
              <w:t/>
            </w:r>
            <w:r w:rsidRPr="00485F59">
              <w:rPr>
                <w:sz w:val="21"/>
                <w:szCs w:val="21"/>
              </w:rPr>
              <w:t xml:space="preserve"/>
            </w:r>
            <w:r w:rsidRPr="00485F59">
              <w:t xml:space="preserve"/>
            </w:r>
            <w:r w:rsidRPr="00485F59">
              <w:rPr>
                <w:sz w:val="21"/>
                <w:szCs w:val="21"/>
              </w:rPr>
              <w:t/>
            </w:r>
          </w:p>
          <w:p w14:paraId="32490D08" w14:textId="77777777" w:rsidR="002C49FE" w:rsidRPr="00485F59" w:rsidRDefault="002C49FE"/>
        </w:tc>
        <w:tc>
          <w:tcPr>
            <w:tcW w:w="2772" w:type="dxa"/>
          </w:tcPr>
          <w:p w14:paraId="3785C393" w14:textId="77777777" w:rsidR="002C49FE" w:rsidRPr="00485F59" w:rsidRDefault="002C49FE">
            <w:pPr>
              <w:jc w:val="center"/>
            </w:pPr>
            <w:r w:rsidRPr="00485F59">
              <w:t>{{price_migration}}</w:t>
            </w:r>
          </w:p>
        </w:tc>
      </w:tr>
      <w:tr w:rsidR="002C49FE" w:rsidRPr="00485F59" w14:paraId="21ACA5D0" w14:textId="77777777" w:rsidTr="002C49FE">
        <w:trPr>
          <w:jc w:val="center"/>
        </w:trPr>
        <w:tc>
          <w:tcPr>
            <w:tcW w:w="3489" w:type="dxa"/>
          </w:tcPr>
          <w:p w14:paraId="6FF1313B" w14:textId="77777777" w:rsidR="002C49FE" w:rsidRPr="00485F59" w:rsidRDefault="002C49FE">
            <w:r w:rsidRPr="00485F59">
              <w:t>Instance Type</w:t>
            </w:r>
          </w:p>
        </w:tc>
        <w:tc>
          <w:tcPr>
            <w:tcW w:w="4452" w:type="dxa"/>
          </w:tcPr>
          <w:p w14:paraId="12FA9594" w14:textId="77777777" w:rsidR="002C49FE" w:rsidRPr="00485F59" w:rsidRDefault="002C49FE">
            <w:r w:rsidRPr="00485F59">
              <w:t>{{instance_users}} {{instance_type}} Instance in a High-End Enterprise Server</w:t>
            </w:r>
            <w:r w:rsidRPr="00485F59">
              <w:br/>
              <w:t>----------------------------------------------------</w:t>
            </w:r>
            <w:r w:rsidRPr="00485F59">
              <w:rPr>
                <w:sz w:val="21"/>
                <w:szCs w:val="21"/>
              </w:rPr>
              <w:t xml:space="preserve"> Instance Valid for </w:t>
            </w:r>
            <w:r w:rsidRPr="00485F59">
              <w:t xml:space="preserve">{{Duration_of_months}} </w:t>
            </w:r>
            <w:r w:rsidRPr="00485F59">
              <w:rPr>
                <w:sz w:val="21"/>
                <w:szCs w:val="21"/>
              </w:rPr>
              <w:t>Months</w:t>
            </w:r>
          </w:p>
          <w:p w14:paraId="32490D08" w14:textId="77777777" w:rsidR="002C49FE" w:rsidRPr="00485F59" w:rsidRDefault="002C49FE"/>
        </w:tc>
        <w:tc>
          <w:tcPr>
            <w:tcW w:w="2772" w:type="dxa"/>
          </w:tcPr>
          <w:p w14:paraId="3785C393" w14:textId="77777777" w:rsidR="002C49FE" w:rsidRPr="00485F59" w:rsidRDefault="002C49FE">
            <w:pPr>
              <w:jc w:val="center"/>
            </w:pPr>
            <w:r w:rsidRPr="00485F59">
              <w:t>{{instance_cost}}</w:t>
            </w:r>
          </w:p>
        </w:tc>
      </w:tr>
    </w:tbl>
    <w:p w14:paraId="7761D402" w14:textId="77777777" w:rsidR="00ED6019" w:rsidRDefault="00ED6019"/>
    <w:tbl>
      <w:tblPr>
        <w:tblStyle w:val="PDPricingTableTotal"/>
        <w:tblW w:w="0" w:type="auto"/>
        <w:jc w:val="right"/>
        <w:tblInd w:w="0" w:type="dxa"/>
        <w:tblLook w:val="04A0" w:firstRow="1" w:lastRow="0" w:firstColumn="1" w:lastColumn="0" w:noHBand="0" w:noVBand="1"/>
      </w:tblPr>
      <w:tblGrid>
        <w:gridCol w:w="2679"/>
        <w:gridCol w:w="2678"/>
        <w:gridCol w:w="2679"/>
      </w:tblGrid>
      <w:tr w:rsidR="002C49FE" w14:paraId="34AB967D" w14:textId="77777777" w:rsidTr="002C49FE">
        <w:trPr>
          <w:jc w:val="right"/>
        </w:trPr>
        <w:tc>
          <w:tcPr>
            <w:tcW w:w="5357" w:type="dxa"/>
            <w:gridSpan w:val="2"/>
          </w:tcPr>
          <w:p w14:paraId="7F0F3A72" w14:textId="77777777" w:rsidR="002C49FE" w:rsidRDefault="002C49FE">
            <w:pPr>
              <w:jc w:val="right"/>
              <w:rPr>
                <w:b/>
                <w:bCs/>
              </w:rPr>
            </w:pPr>
            <w:bookmarkStart w:id="2" w:name="_Hlk214900838"/>
            <w:r>
              <w:rPr>
                <w:b/>
                <w:bCs/>
              </w:rPr>
              <w:t>Discount {{discount_percent_with_parentheses}}</w:t>
            </w:r>
            <w:bookmarkEnd w:id="2"/>
          </w:p>
        </w:tc>
        <w:tc>
          <w:tcPr>
            <w:tcW w:w="2679" w:type="dxa"/>
          </w:tcPr>
          <w:p w14:paraId="06423302" w14:textId="77777777" w:rsidR="002C49FE" w:rsidRDefault="002C49FE">
            <w:pPr>
              <w:jc w:val="right"/>
              <w:rPr>
                <w:b/>
              </w:rPr>
            </w:pPr>
            <w:r w:rsidRPr="006C3BD8">
              <w:rPr>
                <w:b/>
                <w:bCs/>
              </w:rPr>
              <w:t>{{discount_amount}}</w:t>
            </w:r>
          </w:p>
        </w:tc>
      </w:tr>
      <w:tr w:rsidR="00ED6019" w14:paraId="5FD368FA" w14:textId="77777777" w:rsidTr="002C49FE">
        <w:trPr>
          <w:gridBefore w:val="1"/>
          <w:wBefore w:w="2679" w:type="dxa"/>
          <w:jc w:val="right"/>
        </w:trPr>
        <w:tc>
          <w:tcPr>
            <w:tcW w:w="2678" w:type="dxa"/>
          </w:tcPr>
          <w:p w14:paraId="35B90D2E" w14:textId="77777777" w:rsidR="00ED6019" w:rsidRDefault="00000000">
            <w:pPr>
              <w:jc w:val="right"/>
            </w:pPr>
            <w:r>
              <w:rPr>
                <w:b/>
                <w:bCs/>
              </w:rPr>
              <w:t>Total Price</w:t>
            </w:r>
          </w:p>
        </w:tc>
        <w:tc>
          <w:tcPr>
            <w:tcW w:w="2679" w:type="dxa"/>
          </w:tcPr>
          <w:p w14:paraId="173B7A66" w14:textId="77777777" w:rsidR="00ED6019" w:rsidRDefault="002C49FE">
            <w:pPr>
              <w:jc w:val="right"/>
            </w:pPr>
            <w:r>
              <w:rPr>
                <w:b/>
              </w:rPr>
              <w:t>{{total</w:t>
            </w:r>
            <w:ins w:id="3" w:author="Tharun P" w:date="2025-09-09T12:49:00Z" w16du:dateUtc="2025-09-09T07:19:00Z">
              <w:r>
                <w:rPr>
                  <w:b/>
                  <w:spacing w:val="-10"/>
                </w:rPr>
                <w:t>_</w:t>
              </w:r>
            </w:ins>
            <w:r>
              <w:rPr>
                <w:b/>
                <w:spacing w:val="-2"/>
              </w:rPr>
              <w:t>price_discount}}</w:t>
            </w:r>
          </w:p>
        </w:tc>
      </w:tr>
    </w:tbl>
    <w:p w14:paraId="4C6F3B6D" w14:textId="77777777" w:rsidR="00ED6019" w:rsidRDefault="00ED6019">
      <w:pPr>
        <w:spacing w:after="0" w:line="240" w:lineRule="auto"/>
      </w:pPr>
    </w:p>
    <w:p w14:paraId="6247A10F" w14:textId="77777777" w:rsidR="00ED6019" w:rsidRDefault="00ED6019">
      <w:pPr>
        <w:pStyle w:val="PDParagraphDefault"/>
      </w:pPr>
    </w:p>
    <w:p w14:paraId="70FA9BD5" w14:textId="77777777" w:rsidR="00ED6019" w:rsidRDefault="00ED6019">
      <w:pPr>
        <w:spacing w:after="0" w:line="240" w:lineRule="auto"/>
      </w:pPr>
    </w:p>
    <w:p w14:paraId="59391CFC" w14:textId="77777777" w:rsidR="00ED6019" w:rsidRDefault="00ED6019">
      <w:pPr>
        <w:pStyle w:val="PDParagraphDefault"/>
        <w:sectPr w:rsidR="00ED6019">
          <w:headerReference w:type="default" r:id="rId7"/>
          <w:footerReference w:type="default" r:id="rId8"/>
          <w:headerReference w:type="first" r:id="rId9"/>
          <w:footerReference w:type="first" r:id="rId10"/>
          <w:pgSz w:w="12240" w:h="15840" w:code="1"/>
          <w:pgMar w:top="979" w:right="763" w:bottom="979" w:left="763" w:header="240" w:footer="240" w:gutter="0"/>
          <w:cols w:space="720"/>
        </w:sectPr>
      </w:pPr>
    </w:p>
    <w:tbl>
      <w:tblPr>
        <w:tblStyle w:val="TableGrid"/>
        <w:tblW w:w="0" w:type="auto"/>
        <w:jc w:val="center"/>
        <w:tblLook w:val="04A0" w:firstRow="1" w:lastRow="0" w:firstColumn="1" w:lastColumn="0" w:noHBand="0" w:noVBand="1"/>
      </w:tblPr>
      <w:tblGrid>
        <w:gridCol w:w="10714"/>
      </w:tblGrid>
      <w:tr w:rsidR="00ED6019" w14:paraId="1B892A0D" w14:textId="77777777">
        <w:trPr>
          <w:jc w:val="center"/>
        </w:trPr>
        <w:tc>
          <w:tcPr>
            <w:tcW w:w="10714" w:type="dxa"/>
            <w:shd w:val="clear" w:color="auto" w:fill="93CDDC"/>
          </w:tcPr>
          <w:p w14:paraId="7F19CAE2" w14:textId="77777777" w:rsidR="00ED6019" w:rsidRDefault="00000000">
            <w:pPr>
              <w:jc w:val="center"/>
            </w:pPr>
            <w:r>
              <w:rPr>
                <w:b/>
                <w:bCs/>
                <w:sz w:val="23"/>
                <w:szCs w:val="23"/>
              </w:rPr>
              <w:lastRenderedPageBreak/>
              <w:t>Important Payment Notes:</w:t>
            </w:r>
          </w:p>
        </w:tc>
      </w:tr>
    </w:tbl>
    <w:p w14:paraId="781F0890" w14:textId="77777777" w:rsidR="00ED6019" w:rsidRDefault="00ED6019">
      <w:pPr>
        <w:spacing w:after="0" w:line="240" w:lineRule="auto"/>
      </w:pPr>
    </w:p>
    <w:p w14:paraId="59988654" w14:textId="77777777" w:rsidR="00ED6019" w:rsidRDefault="00000000">
      <w:pPr>
        <w:pStyle w:val="PDParagraphDefault"/>
        <w:numPr>
          <w:ilvl w:val="0"/>
          <w:numId w:val="3"/>
        </w:numPr>
      </w:pPr>
      <w:r>
        <w:rPr>
          <w:b/>
          <w:bCs/>
        </w:rPr>
        <w:t>100% pre-payment before initiating the migration.</w:t>
      </w:r>
    </w:p>
    <w:p w14:paraId="4B6634D5" w14:textId="77777777" w:rsidR="00ED6019" w:rsidRDefault="00ED6019">
      <w:pPr>
        <w:pStyle w:val="PDParagraphDefault"/>
      </w:pPr>
    </w:p>
    <w:p w14:paraId="2B05B3EF" w14:textId="77777777" w:rsidR="00ED6019" w:rsidRDefault="00000000">
      <w:pPr>
        <w:pStyle w:val="PDParagraphDefault"/>
        <w:numPr>
          <w:ilvl w:val="0"/>
          <w:numId w:val="4"/>
        </w:numPr>
      </w:pPr>
      <w:r>
        <w:rPr>
          <w:b/>
          <w:bCs/>
        </w:rPr>
        <w:t>All prices are in US dollars (USD).</w:t>
      </w:r>
    </w:p>
    <w:p w14:paraId="14D4A886" w14:textId="77777777" w:rsidR="00ED6019" w:rsidRDefault="00ED6019">
      <w:pPr>
        <w:pStyle w:val="PDParagraphDefault"/>
      </w:pPr>
    </w:p>
    <w:p w14:paraId="3D51E835" w14:textId="77777777" w:rsidR="00ED6019" w:rsidRDefault="00000000">
      <w:pPr>
        <w:pStyle w:val="PDParagraphDefault"/>
        <w:numPr>
          <w:ilvl w:val="0"/>
          <w:numId w:val="5"/>
        </w:numPr>
      </w:pPr>
      <w:r>
        <w:rPr>
          <w:b/>
          <w:bCs/>
        </w:rPr>
        <w:t>Any required sales taxes are not included in the above agreement.</w:t>
      </w:r>
    </w:p>
    <w:p w14:paraId="0A4616B1" w14:textId="77777777" w:rsidR="00ED6019" w:rsidRDefault="00ED6019">
      <w:pPr>
        <w:pStyle w:val="PDParagraphDefault"/>
      </w:pPr>
    </w:p>
    <w:p w14:paraId="3DE14B2F" w14:textId="77777777" w:rsidR="00ED6019" w:rsidRDefault="00000000">
      <w:pPr>
        <w:pStyle w:val="PDParagraphDefault"/>
        <w:numPr>
          <w:ilvl w:val="0"/>
          <w:numId w:val="6"/>
        </w:numPr>
      </w:pPr>
      <w:r>
        <w:rPr>
          <w:b/>
          <w:bCs/>
        </w:rPr>
        <w:t>Overage Charges:</w:t>
      </w:r>
      <w:r>
        <w:t xml:space="preserve"> </w:t>
      </w:r>
      <w:bookmarkStart w:id="4" w:name="_Hlk210928552"/>
      <w:bookmarkStart w:id="5" w:name="_Hlk212118340"/>
      <w:r w:rsidR="002C49FE" w:rsidRPr="001F598F">
        <w:t>{{per_user_cost}}</w:t>
      </w:r>
      <w:r w:rsidR="002C49FE" w:rsidRPr="00F8259B">
        <w:rPr>
          <w:b/>
          <w:bCs/>
        </w:rPr>
        <w:t xml:space="preserve"> </w:t>
      </w:r>
      <w:r w:rsidR="002C49FE">
        <w:t xml:space="preserve">per User | </w:t>
      </w:r>
      <w:r w:rsidR="002C49FE" w:rsidRPr="001F598F">
        <w:t>{{instance_type_cost}}</w:t>
      </w:r>
      <w:r w:rsidR="002C49FE">
        <w:rPr>
          <w:b/>
          <w:bCs/>
        </w:rPr>
        <w:t xml:space="preserve"> </w:t>
      </w:r>
      <w:r w:rsidR="002C49FE">
        <w:t>per server per month</w:t>
      </w:r>
      <w:bookmarkEnd w:id="4"/>
      <w:r w:rsidR="002C49FE">
        <w:t xml:space="preserve"> | {{per_data_cost}} per GB.</w:t>
      </w:r>
      <w:bookmarkEnd w:id="5"/>
    </w:p>
    <w:p w14:paraId="070E1D79" w14:textId="77777777" w:rsidR="00ED6019" w:rsidRDefault="00ED6019">
      <w:pPr>
        <w:pStyle w:val="PDParagraphDefault"/>
      </w:pPr>
    </w:p>
    <w:p w14:paraId="438D64CD" w14:textId="77777777" w:rsidR="00ED6019" w:rsidRDefault="00000000">
      <w:pPr>
        <w:pStyle w:val="PDParagraphDefault"/>
        <w:numPr>
          <w:ilvl w:val="0"/>
          <w:numId w:val="7"/>
        </w:numPr>
      </w:pPr>
      <w:r>
        <w:rPr>
          <w:b/>
          <w:bCs/>
        </w:rPr>
        <w:t>Initial Service Term:</w:t>
      </w:r>
      <w:r>
        <w:t xml:space="preserve"> </w:t>
      </w:r>
      <w:bookmarkStart w:id="6" w:name="_Hlk210928566"/>
      <w:r w:rsidR="002C49FE">
        <w:t>{{Start_date}} till {{End_date}}</w:t>
      </w:r>
      <w:bookmarkEnd w:id="6"/>
    </w:p>
    <w:p w14:paraId="2260EF01" w14:textId="77777777" w:rsidR="00ED6019" w:rsidRDefault="00ED6019">
      <w:pPr>
        <w:spacing w:after="0" w:line="240" w:lineRule="auto"/>
      </w:pPr>
    </w:p>
    <w:tbl>
      <w:tblPr>
        <w:tblStyle w:val="TableGrid"/>
        <w:tblW w:w="0" w:type="auto"/>
        <w:jc w:val="center"/>
        <w:tblLook w:val="04A0" w:firstRow="1" w:lastRow="0" w:firstColumn="1" w:lastColumn="0" w:noHBand="0" w:noVBand="1"/>
      </w:tblPr>
      <w:tblGrid>
        <w:gridCol w:w="10714"/>
      </w:tblGrid>
      <w:tr w:rsidR="00ED6019" w14:paraId="3B8A6D01" w14:textId="77777777">
        <w:trPr>
          <w:jc w:val="center"/>
        </w:trPr>
        <w:tc>
          <w:tcPr>
            <w:tcW w:w="10714" w:type="dxa"/>
            <w:shd w:val="clear" w:color="auto" w:fill="93CDDC"/>
          </w:tcPr>
          <w:p w14:paraId="7BBDCDBB" w14:textId="77777777" w:rsidR="00ED6019" w:rsidRDefault="00000000">
            <w:pPr>
              <w:jc w:val="center"/>
            </w:pPr>
            <w:r>
              <w:rPr>
                <w:b/>
                <w:bCs/>
                <w:sz w:val="23"/>
                <w:szCs w:val="23"/>
              </w:rPr>
              <w:t>SAAS SERVICE AGREEMENT:</w:t>
            </w:r>
          </w:p>
        </w:tc>
      </w:tr>
    </w:tbl>
    <w:p w14:paraId="488492C2" w14:textId="77777777" w:rsidR="00ED6019" w:rsidRDefault="00ED6019">
      <w:pPr>
        <w:spacing w:after="0" w:line="240" w:lineRule="auto"/>
      </w:pPr>
    </w:p>
    <w:p w14:paraId="20FEFCB0" w14:textId="77777777" w:rsidR="00ED6019" w:rsidRDefault="00000000">
      <w:pPr>
        <w:pStyle w:val="PDParagraphDefault"/>
        <w:jc w:val="both"/>
        <w:sectPr w:rsidR="00ED6019">
          <w:headerReference w:type="default" r:id="rId11"/>
          <w:footerReference w:type="default" r:id="rId12"/>
          <w:pgSz w:w="12240" w:h="15840" w:code="1"/>
          <w:pgMar w:top="979" w:right="763" w:bottom="979" w:left="763" w:header="240" w:footer="240" w:gutter="0"/>
          <w:cols w:space="720"/>
        </w:sectPr>
      </w:pPr>
      <w:r>
        <w:t xml:space="preserve">This SaaS Services Agreement ("Agreement") is entered on this </w:t>
      </w:r>
      <w:bookmarkStart w:id="7" w:name="_Hlk210928581"/>
      <w:r w:rsidR="002C49FE" w:rsidRPr="001A6008">
        <w:rPr>
          <w:b/>
          <w:bCs/>
        </w:rPr>
        <w:t>{{Date}}</w:t>
      </w:r>
      <w:bookmarkEnd w:id="7"/>
      <w:r>
        <w:t xml:space="preserve"> (the "Effective Date") between </w:t>
      </w:r>
      <w:r>
        <w:rPr>
          <w:b/>
          <w:bCs/>
        </w:rPr>
        <w:t>CloudFuze, Inc.</w:t>
      </w:r>
      <w:r>
        <w:t xml:space="preserve"> with a place of business at </w:t>
      </w:r>
      <w:r>
        <w:rPr>
          <w:u w:val="single"/>
        </w:rPr>
        <w:t>2500 Regency Parkway, Cary, NC 27518</w:t>
      </w:r>
      <w:r>
        <w:t xml:space="preserve"> ("Company"), and the Customer listed above ("Customer").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shall be no force or effect to any different terms of any related purchase order or similar form even if signed by the parties after the date hereof.</w:t>
      </w:r>
    </w:p>
    <w:tbl>
      <w:tblPr>
        <w:tblStyle w:val="PDRowItem"/>
        <w:tblW w:w="0" w:type="auto"/>
        <w:jc w:val="center"/>
        <w:tblInd w:w="0" w:type="dxa"/>
        <w:tblLook w:val="04A0" w:firstRow="1" w:lastRow="0" w:firstColumn="1" w:lastColumn="0" w:noHBand="0" w:noVBand="1"/>
      </w:tblPr>
      <w:tblGrid>
        <w:gridCol w:w="5357"/>
        <w:gridCol w:w="5357"/>
      </w:tblGrid>
      <w:tr w:rsidR="00ED6019" w14:paraId="027EE423" w14:textId="77777777">
        <w:trPr>
          <w:jc w:val="center"/>
        </w:trPr>
        <w:tc>
          <w:tcPr>
            <w:tcW w:w="5357" w:type="dxa"/>
          </w:tcPr>
          <w:p w14:paraId="7130A81A" w14:textId="77777777" w:rsidR="00ED6019" w:rsidRDefault="00000000">
            <w:pPr>
              <w:pStyle w:val="PDParagraphDefault"/>
            </w:pPr>
            <w:r>
              <w:rPr>
                <w:b/>
                <w:bCs/>
                <w:u w:val="single"/>
              </w:rPr>
              <w:lastRenderedPageBreak/>
              <w:t>For CloudFuze, Inc.</w:t>
            </w:r>
          </w:p>
          <w:p w14:paraId="72ADE82D" w14:textId="77777777" w:rsidR="00ED6019" w:rsidRDefault="00ED6019">
            <w:pPr>
              <w:spacing w:after="0" w:line="240" w:lineRule="auto"/>
            </w:pPr>
          </w:p>
          <w:p w14:paraId="14B0F492" w14:textId="77777777" w:rsidR="00ED6019" w:rsidRDefault="00ED6019">
            <w:pPr>
              <w:pStyle w:val="PDParagraphDefault"/>
            </w:pPr>
          </w:p>
          <w:p w14:paraId="63A34001" w14:textId="77777777" w:rsidR="00ED6019" w:rsidRDefault="00000000">
            <w:pPr>
              <w:pStyle w:val="PDParagraphDefault"/>
            </w:pPr>
            <w:r>
              <w:t>By :     _________________________________</w:t>
            </w:r>
          </w:p>
          <w:p w14:paraId="08DB64B2" w14:textId="77777777" w:rsidR="00ED6019" w:rsidRDefault="00ED6019">
            <w:pPr>
              <w:pStyle w:val="PDParagraphDefault"/>
            </w:pPr>
          </w:p>
          <w:p w14:paraId="63B2BD94" w14:textId="77777777" w:rsidR="00ED6019" w:rsidRDefault="00000000">
            <w:pPr>
              <w:pStyle w:val="PDParagraphDefault"/>
            </w:pPr>
            <w:r>
              <w:t>Name: _________________________________</w:t>
            </w:r>
          </w:p>
          <w:p w14:paraId="5B1FCA74" w14:textId="77777777" w:rsidR="00ED6019" w:rsidRDefault="00ED6019">
            <w:pPr>
              <w:pStyle w:val="PDParagraphDefault"/>
            </w:pPr>
          </w:p>
          <w:p w14:paraId="6DA6AF5C" w14:textId="77777777" w:rsidR="00ED6019" w:rsidRDefault="00000000">
            <w:pPr>
              <w:pStyle w:val="PDParagraphDefault"/>
            </w:pPr>
            <w:r>
              <w:t>Title :   _________________________________</w:t>
            </w:r>
          </w:p>
          <w:p w14:paraId="2EA259DA" w14:textId="77777777" w:rsidR="00ED6019" w:rsidRDefault="00ED6019">
            <w:pPr>
              <w:pStyle w:val="PDParagraphDefault"/>
            </w:pPr>
          </w:p>
          <w:p w14:paraId="255DDCBC" w14:textId="77777777" w:rsidR="00ED6019" w:rsidRDefault="00000000">
            <w:pPr>
              <w:pStyle w:val="PDParagraphDefault"/>
            </w:pPr>
            <w:r>
              <w:t>Date :  _________________________________</w:t>
            </w:r>
          </w:p>
        </w:tc>
        <w:tc>
          <w:tcPr>
            <w:tcW w:w="5357" w:type="dxa"/>
          </w:tcPr>
          <w:p w14:paraId="1CE9D84A" w14:textId="77777777" w:rsidR="00ED6019" w:rsidRDefault="00000000">
            <w:pPr>
              <w:pStyle w:val="PDParagraphDefault"/>
            </w:pPr>
            <w:r>
              <w:rPr>
                <w:b/>
                <w:bCs/>
                <w:u w:val="single"/>
              </w:rPr>
              <w:t xml:space="preserve">For </w:t>
            </w:r>
            <w:r w:rsidR="002C49FE" w:rsidRPr="00A6577A">
              <w:rPr>
                <w:b/>
                <w:bCs/>
                <w:u w:val="single"/>
              </w:rPr>
              <w:t>{{Company</w:t>
            </w:r>
            <w:r w:rsidR="002C49FE" w:rsidRPr="00A6577A">
              <w:rPr>
                <w:b/>
                <w:bCs/>
                <w:spacing w:val="-7"/>
                <w:u w:val="single"/>
              </w:rPr>
              <w:t>_</w:t>
            </w:r>
            <w:r w:rsidR="002C49FE" w:rsidRPr="00A6577A">
              <w:rPr>
                <w:b/>
                <w:bCs/>
                <w:spacing w:val="-2"/>
                <w:u w:val="single"/>
              </w:rPr>
              <w:t>Name}}</w:t>
            </w:r>
          </w:p>
          <w:p w14:paraId="521B4701" w14:textId="77777777" w:rsidR="00ED6019" w:rsidRDefault="00ED6019">
            <w:pPr>
              <w:spacing w:after="0" w:line="240" w:lineRule="auto"/>
            </w:pPr>
          </w:p>
          <w:p w14:paraId="7B7FCD12" w14:textId="77777777" w:rsidR="00ED6019" w:rsidRDefault="00ED6019">
            <w:pPr>
              <w:pStyle w:val="PDParagraphDefault"/>
            </w:pPr>
          </w:p>
          <w:p w14:paraId="70EB3854" w14:textId="77777777" w:rsidR="00ED6019" w:rsidRDefault="00000000">
            <w:pPr>
              <w:pStyle w:val="PDParagraphDefault"/>
            </w:pPr>
            <w:r>
              <w:t>By :     _________________________________</w:t>
            </w:r>
          </w:p>
          <w:p w14:paraId="0ADCD40C" w14:textId="77777777" w:rsidR="00ED6019" w:rsidRDefault="00ED6019">
            <w:pPr>
              <w:pStyle w:val="PDParagraphDefault"/>
            </w:pPr>
          </w:p>
          <w:p w14:paraId="54BF88A1" w14:textId="77777777" w:rsidR="00ED6019" w:rsidRDefault="00000000">
            <w:pPr>
              <w:pStyle w:val="PDParagraphDefault"/>
            </w:pPr>
            <w:r>
              <w:t>Name: _________________________________</w:t>
            </w:r>
          </w:p>
          <w:p w14:paraId="52E97223" w14:textId="77777777" w:rsidR="00ED6019" w:rsidRDefault="00ED6019">
            <w:pPr>
              <w:pStyle w:val="PDParagraphDefault"/>
            </w:pPr>
          </w:p>
          <w:p w14:paraId="60CC86E6" w14:textId="77777777" w:rsidR="00ED6019" w:rsidRDefault="00000000">
            <w:pPr>
              <w:pStyle w:val="PDParagraphDefault"/>
            </w:pPr>
            <w:r>
              <w:t>Title :   _________________________________</w:t>
            </w:r>
          </w:p>
          <w:p w14:paraId="21600BC2" w14:textId="77777777" w:rsidR="00ED6019" w:rsidRDefault="00ED6019">
            <w:pPr>
              <w:pStyle w:val="PDParagraphDefault"/>
            </w:pPr>
          </w:p>
          <w:p w14:paraId="7CAFE205" w14:textId="77777777" w:rsidR="00ED6019" w:rsidRDefault="00000000">
            <w:pPr>
              <w:pStyle w:val="PDParagraphDefault"/>
            </w:pPr>
            <w:r>
              <w:t>Date :  _________________________________</w:t>
            </w:r>
          </w:p>
        </w:tc>
      </w:tr>
    </w:tbl>
    <w:tbl>
      <w:tblPr>
        <w:tblStyle w:val="CustomGrid3106672156504"/>
        <w:tblW w:w="0" w:type="auto"/>
        <w:jc w:val="center"/>
        <w:tblLook w:val="04A0" w:firstRow="1" w:lastRow="0" w:firstColumn="1" w:lastColumn="0" w:noHBand="0" w:noVBand="1"/>
      </w:tblPr>
      <w:tblGrid>
        <w:gridCol w:w="10714"/>
      </w:tblGrid>
      <w:tr w:rsidR="00ED6019" w14:paraId="5C4602C8" w14:textId="77777777">
        <w:trPr>
          <w:jc w:val="center"/>
        </w:trPr>
        <w:tc>
          <w:tcPr>
            <w:tcW w:w="10714" w:type="dxa"/>
            <w:shd w:val="clear" w:color="auto" w:fill="93CDDC"/>
          </w:tcPr>
          <w:p w14:paraId="5902D22E" w14:textId="77777777" w:rsidR="00ED6019" w:rsidRDefault="00000000">
            <w:pPr>
              <w:jc w:val="center"/>
            </w:pPr>
            <w:r>
              <w:rPr>
                <w:b/>
                <w:bCs/>
                <w:sz w:val="23"/>
                <w:szCs w:val="23"/>
              </w:rPr>
              <w:t>TERMS AND CONDITIONS</w:t>
            </w:r>
          </w:p>
        </w:tc>
      </w:tr>
    </w:tbl>
    <w:p w14:paraId="04E59BDC" w14:textId="77777777" w:rsidR="00ED6019" w:rsidRDefault="00ED6019">
      <w:pPr>
        <w:spacing w:after="0" w:line="240" w:lineRule="auto"/>
      </w:pPr>
    </w:p>
    <w:p w14:paraId="7798FB4B" w14:textId="77777777" w:rsidR="00ED6019" w:rsidRDefault="00000000">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Customer's Company account. Company reserves the right to refuse registration of or cancel passwords it deems inappropriate.</w:t>
      </w:r>
    </w:p>
    <w:p w14:paraId="42ED6B2D" w14:textId="77777777" w:rsidR="00ED6019" w:rsidRDefault="00ED6019">
      <w:pPr>
        <w:spacing w:after="0" w:line="240" w:lineRule="auto"/>
      </w:pPr>
    </w:p>
    <w:tbl>
      <w:tblPr>
        <w:tblStyle w:val="CustomGrid3106672730970"/>
        <w:tblW w:w="0" w:type="auto"/>
        <w:jc w:val="center"/>
        <w:tblLook w:val="04A0" w:firstRow="1" w:lastRow="0" w:firstColumn="1" w:lastColumn="0" w:noHBand="0" w:noVBand="1"/>
      </w:tblPr>
      <w:tblGrid>
        <w:gridCol w:w="10714"/>
      </w:tblGrid>
      <w:tr w:rsidR="00ED6019" w14:paraId="017551C5" w14:textId="77777777">
        <w:trPr>
          <w:jc w:val="center"/>
        </w:trPr>
        <w:tc>
          <w:tcPr>
            <w:tcW w:w="10714" w:type="dxa"/>
            <w:shd w:val="clear" w:color="auto" w:fill="93CDDC"/>
          </w:tcPr>
          <w:p w14:paraId="29356BCD" w14:textId="77777777" w:rsidR="00ED6019" w:rsidRDefault="00000000">
            <w:pPr>
              <w:jc w:val="center"/>
            </w:pPr>
            <w:r>
              <w:rPr>
                <w:b/>
                <w:bCs/>
                <w:sz w:val="23"/>
                <w:szCs w:val="23"/>
              </w:rPr>
              <w:t>RESTRICTIONS AND RESPONSIBILITIES</w:t>
            </w:r>
          </w:p>
        </w:tc>
      </w:tr>
    </w:tbl>
    <w:p w14:paraId="0CCEB22F" w14:textId="77777777" w:rsidR="00ED6019" w:rsidRDefault="00ED6019">
      <w:pPr>
        <w:spacing w:after="0" w:line="240" w:lineRule="auto"/>
      </w:pPr>
    </w:p>
    <w:p w14:paraId="709670B7" w14:textId="77777777" w:rsidR="00ED6019" w:rsidRDefault="00000000">
      <w:pPr>
        <w:pStyle w:val="PDParagraphDefault"/>
        <w:jc w:val="both"/>
        <w:sectPr w:rsidR="00ED6019">
          <w:headerReference w:type="default" r:id="rId13"/>
          <w:footerReference w:type="default" r:id="rId14"/>
          <w:pgSz w:w="12240" w:h="15840" w:code="1"/>
          <w:pgMar w:top="979" w:right="763" w:bottom="979" w:left="763" w:header="240" w:footer="240" w:gutter="0"/>
          <w:cols w:space="720"/>
        </w:sectPr>
      </w:pPr>
      <w:r>
        <w:t xml:space="preserve">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("Software"); modify, translate, or create derivative works based on the Services or any Software (except to the extent expressly permitted by Company or authorized within the Services); use the Services or any Software for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 Company's standard published policies then in effect (the "Policy") and all applicable laws and regulations. Customer hereby agrees to indemnify and hold harmless Company against any damages, losses, liabilities, settlements, and expenses (including without limitation costs and attorneys' fees) in connection with any claim or action that arises from an alleged violation of the foregoing or otherwise from Customer's use of Services. Although Company has no obligation to monitor Customer's use of the Services, Company may do so and may </w:t>
      </w:r>
      <w:r>
        <w:lastRenderedPageBreak/>
        <w:t>prohibit any use of the Services 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"Equipment"). Customer shall also be responsible for maintaining the security of the Equipment, Customer account, passwords (including but not limited to administrative and user passwords) and files, and for all uses of Customer account or the Equipment with or without Customer's knowledge or consent.</w:t>
      </w:r>
    </w:p>
    <w:tbl>
      <w:tblPr>
        <w:tblStyle w:val="CustomGrid3106673870593"/>
        <w:tblW w:w="0" w:type="auto"/>
        <w:jc w:val="center"/>
        <w:tblLook w:val="04A0" w:firstRow="1" w:lastRow="0" w:firstColumn="1" w:lastColumn="0" w:noHBand="0" w:noVBand="1"/>
      </w:tblPr>
      <w:tblGrid>
        <w:gridCol w:w="10714"/>
      </w:tblGrid>
      <w:tr w:rsidR="00ED6019" w14:paraId="7F040EEC" w14:textId="77777777">
        <w:trPr>
          <w:jc w:val="center"/>
        </w:trPr>
        <w:tc>
          <w:tcPr>
            <w:tcW w:w="10714" w:type="dxa"/>
            <w:shd w:val="clear" w:color="auto" w:fill="93CDDC"/>
          </w:tcPr>
          <w:p w14:paraId="566F184C" w14:textId="77777777" w:rsidR="00ED6019" w:rsidRDefault="00000000">
            <w:pPr>
              <w:jc w:val="center"/>
            </w:pPr>
            <w:r>
              <w:rPr>
                <w:b/>
                <w:bCs/>
                <w:sz w:val="24"/>
                <w:szCs w:val="24"/>
                <w:shd w:val="clear" w:color="auto" w:fill="B6DDE8"/>
              </w:rPr>
              <w:lastRenderedPageBreak/>
              <w:t>CONFIDENTIALITY, PROPRIETARY RIGHTS</w:t>
            </w:r>
          </w:p>
        </w:tc>
      </w:tr>
    </w:tbl>
    <w:p w14:paraId="59BD627A" w14:textId="77777777" w:rsidR="00ED6019" w:rsidRDefault="00ED6019">
      <w:pPr>
        <w:spacing w:after="0" w:line="240" w:lineRule="auto"/>
      </w:pPr>
    </w:p>
    <w:p w14:paraId="5177CE24" w14:textId="77777777" w:rsidR="00ED6019" w:rsidRDefault="00000000">
      <w:pPr>
        <w:pStyle w:val="PDParagraphDefault"/>
        <w:jc w:val="both"/>
      </w:pPr>
      <w:r>
        <w:rPr>
          <w:sz w:val="24"/>
          <w:szCs w:val="24"/>
        </w:rPr>
        <w:t xml:space="preserve">Each party (the "Receiving Party") understands that the other party (the "Disclosing Party") has disclosed or may disclose business, technical or financial information relating to the Disclosing Party's business (hereinafter referred to as "Proprietary Information" of the Disclosing Party). Proprietary Information of Company includes non-public information regarding features, functionality and performance of the Service. Proprietary Information of Customer includes non-public data provided by Customer to Company to enable the provision of the Services ("Customer Data"). The Receiving Party agrees: (i)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w:t>
      </w:r>
    </w:p>
    <w:p w14:paraId="7C2C2386" w14:textId="77777777" w:rsidR="00ED6019" w:rsidRDefault="00000000">
      <w:pPr>
        <w:pStyle w:val="PDParagraphDefault"/>
        <w:jc w:val="both"/>
      </w:pPr>
      <w:r>
        <w:rPr>
          <w:sz w:val="24"/>
          <w:szCs w:val="24"/>
        </w:rPr>
        <w:t>any information that the Receiving Party can document (a) is or becomes generally available to the public, or (b) was in its possession or known by it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right, title and interest in and to the Customer Data, as well as any data that is based on or derived from the Customer Data and provided to Customer as part of the Services. Company shall own and retain all right, title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analyze data and other information relating to the provision, use and performance of various aspects of the Services and related systems and technologies (including, without limitation, information concerning Customer Data and data derived there from), and Company will be free (during and after the term hereof) to (i)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 or licenses are granted except as expressly set forth herein.</w:t>
      </w:r>
    </w:p>
    <w:p w14:paraId="445BD3D3" w14:textId="77777777" w:rsidR="00ED6019" w:rsidRDefault="00000000">
      <w:pPr>
        <w:pStyle w:val="PDParagraphDefault"/>
        <w:jc w:val="both"/>
      </w:pPr>
      <w:r>
        <w:lastRenderedPageBreak/>
        <w:t xml:space="preserve"> </w:t>
      </w:r>
    </w:p>
    <w:p w14:paraId="11DA2125" w14:textId="77777777" w:rsidR="00ED6019" w:rsidRDefault="00ED6019">
      <w:pPr>
        <w:spacing w:after="0" w:line="240" w:lineRule="auto"/>
      </w:pPr>
    </w:p>
    <w:tbl>
      <w:tblPr>
        <w:tblStyle w:val="CustomGrid3106674501771"/>
        <w:tblW w:w="0" w:type="auto"/>
        <w:jc w:val="center"/>
        <w:tblLook w:val="04A0" w:firstRow="1" w:lastRow="0" w:firstColumn="1" w:lastColumn="0" w:noHBand="0" w:noVBand="1"/>
      </w:tblPr>
      <w:tblGrid>
        <w:gridCol w:w="10714"/>
      </w:tblGrid>
      <w:tr w:rsidR="00ED6019" w14:paraId="3D732D99" w14:textId="77777777">
        <w:trPr>
          <w:jc w:val="center"/>
        </w:trPr>
        <w:tc>
          <w:tcPr>
            <w:tcW w:w="10714" w:type="dxa"/>
            <w:shd w:val="clear" w:color="auto" w:fill="93CDDC"/>
          </w:tcPr>
          <w:p w14:paraId="78363399" w14:textId="77777777" w:rsidR="00ED6019" w:rsidRDefault="00000000">
            <w:pPr>
              <w:jc w:val="both"/>
            </w:pPr>
            <w:r>
              <w:t xml:space="preserve"> </w:t>
            </w:r>
          </w:p>
          <w:p w14:paraId="52666666" w14:textId="77777777" w:rsidR="00ED6019" w:rsidRDefault="00000000">
            <w:pPr>
              <w:jc w:val="both"/>
            </w:pPr>
            <w:r>
              <w:rPr>
                <w:b/>
                <w:bCs/>
                <w:sz w:val="24"/>
                <w:szCs w:val="24"/>
                <w:shd w:val="clear" w:color="auto" w:fill="B6DDE8"/>
              </w:rPr>
              <w:t>PAYMENT OF FEES</w:t>
            </w:r>
          </w:p>
        </w:tc>
      </w:tr>
    </w:tbl>
    <w:p w14:paraId="06A9188F" w14:textId="77777777" w:rsidR="00ED6019" w:rsidRDefault="00ED6019">
      <w:pPr>
        <w:spacing w:after="0" w:line="240" w:lineRule="auto"/>
      </w:pPr>
    </w:p>
    <w:p w14:paraId="201FCE7D" w14:textId="77777777" w:rsidR="00ED6019" w:rsidRDefault="00000000">
      <w:pPr>
        <w:pStyle w:val="PDParagraphDefault"/>
        <w:jc w:val="both"/>
      </w:pPr>
      <w:r>
        <w:rPr>
          <w:sz w:val="24"/>
          <w:szCs w:val="24"/>
        </w:rPr>
        <w:t>Customer will pay Company the then applicable fees described in the Order Form for the Services and Implementation Services in accordance with the terms therein (the "Fees"). If Customer's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in order to receive an adjustment or credit. Inquiries should be directed to Company's customer support department. Company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with Services other than U.S. taxes based on Company's net income.</w:t>
      </w:r>
    </w:p>
    <w:p w14:paraId="7F414F26" w14:textId="77777777" w:rsidR="00ED6019" w:rsidRDefault="00000000">
      <w:pPr>
        <w:pStyle w:val="PDParagraphDefault"/>
        <w:jc w:val="both"/>
      </w:pPr>
      <w:r>
        <w:rPr>
          <w:sz w:val="24"/>
          <w:szCs w:val="24"/>
        </w:rPr>
        <w:t xml:space="preserve"> </w:t>
      </w:r>
    </w:p>
    <w:p w14:paraId="0786586C" w14:textId="77777777" w:rsidR="00ED6019" w:rsidRDefault="00000000">
      <w:pPr>
        <w:pStyle w:val="PDParagraphDefault"/>
        <w:jc w:val="both"/>
      </w:pPr>
      <w:r>
        <w:rPr>
          <w:sz w:val="24"/>
          <w:szCs w:val="24"/>
        </w:rPr>
        <w:t>If Service implementation or migration project is being delayed due to customer not responding in a timely manner or due to other delays from Customer which are not communicated to the Company before the Effective Date, Company may charge additional fee as specified under Overage Charges.</w:t>
      </w:r>
    </w:p>
    <w:p w14:paraId="47FAE533" w14:textId="77777777" w:rsidR="00ED6019" w:rsidRDefault="00000000">
      <w:pPr>
        <w:pStyle w:val="PDParagraphDefault"/>
        <w:jc w:val="both"/>
        <w:sectPr w:rsidR="00ED6019">
          <w:headerReference w:type="default" r:id="rId15"/>
          <w:footerReference w:type="default" r:id="rId16"/>
          <w:pgSz w:w="12240" w:h="15840" w:code="1"/>
          <w:pgMar w:top="979" w:right="763" w:bottom="979" w:left="763" w:header="240" w:footer="240" w:gutter="0"/>
          <w:cols w:space="720"/>
        </w:sectPr>
      </w:pPr>
      <w:r>
        <w:t xml:space="preserve"> </w:t>
      </w:r>
    </w:p>
    <w:tbl>
      <w:tblPr>
        <w:tblStyle w:val="CustomGrid3106675618812"/>
        <w:tblW w:w="0" w:type="auto"/>
        <w:jc w:val="center"/>
        <w:tblLook w:val="04A0" w:firstRow="1" w:lastRow="0" w:firstColumn="1" w:lastColumn="0" w:noHBand="0" w:noVBand="1"/>
      </w:tblPr>
      <w:tblGrid>
        <w:gridCol w:w="10714"/>
      </w:tblGrid>
      <w:tr w:rsidR="00ED6019" w14:paraId="178E8C78" w14:textId="77777777">
        <w:trPr>
          <w:jc w:val="center"/>
        </w:trPr>
        <w:tc>
          <w:tcPr>
            <w:tcW w:w="10714" w:type="dxa"/>
            <w:shd w:val="clear" w:color="auto" w:fill="93CDDC"/>
          </w:tcPr>
          <w:p w14:paraId="7F37B7AE" w14:textId="77777777" w:rsidR="00ED6019" w:rsidRDefault="00000000">
            <w:pPr>
              <w:jc w:val="center"/>
            </w:pPr>
            <w:r>
              <w:rPr>
                <w:b/>
                <w:bCs/>
                <w:sz w:val="24"/>
                <w:szCs w:val="24"/>
                <w:shd w:val="clear" w:color="auto" w:fill="B6DDE8"/>
              </w:rPr>
              <w:lastRenderedPageBreak/>
              <w:t>TERM AND TERMINATION</w:t>
            </w:r>
          </w:p>
        </w:tc>
      </w:tr>
    </w:tbl>
    <w:p w14:paraId="52AF8D9E" w14:textId="77777777" w:rsidR="00ED6019" w:rsidRDefault="00ED6019">
      <w:pPr>
        <w:spacing w:after="0" w:line="240" w:lineRule="auto"/>
      </w:pPr>
    </w:p>
    <w:p w14:paraId="33D8BED1" w14:textId="77777777" w:rsidR="00ED6019" w:rsidRDefault="00000000">
      <w:pPr>
        <w:pStyle w:val="PDParagraphDefault"/>
        <w:jc w:val="both"/>
      </w:pPr>
      <w:r>
        <w:rPr>
          <w:sz w:val="24"/>
          <w:szCs w:val="24"/>
        </w:rPr>
        <w:t>Subject to earlier termination as provided below, this Agreement is for the Initial Service Term as specified in the Order Form, and shall be automatically renewed for additional periods of the same duration as the Initial Service Term (collectively, the "Term"), unless either party requests termination at least thirty (30) days prior to the end of the then-current term.</w:t>
      </w:r>
    </w:p>
    <w:p w14:paraId="1D1D184B" w14:textId="77777777" w:rsidR="00ED6019" w:rsidRDefault="00000000">
      <w:pPr>
        <w:pStyle w:val="PDParagraphDefault"/>
        <w:jc w:val="both"/>
      </w:pPr>
      <w:r>
        <w:t xml:space="preserve"> </w:t>
      </w:r>
    </w:p>
    <w:p w14:paraId="0039A9DA" w14:textId="77777777" w:rsidR="00ED6019" w:rsidRDefault="00000000">
      <w:pPr>
        <w:pStyle w:val="PDParagraphDefault"/>
        <w:jc w:val="both"/>
      </w:pPr>
      <w:r>
        <w:rPr>
          <w:sz w:val="24"/>
          <w:szCs w:val="24"/>
        </w:rPr>
        <w:t>In addition to any other remedies it may have, either party may also terminate this Agreement upon thirty (30) days'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confidentiality obligations, warranty disclaimers, and limitations of liability.</w:t>
      </w:r>
    </w:p>
    <w:p w14:paraId="3F35B0F0" w14:textId="77777777" w:rsidR="00ED6019" w:rsidRDefault="00ED6019">
      <w:pPr>
        <w:spacing w:after="0" w:line="240" w:lineRule="auto"/>
      </w:pPr>
    </w:p>
    <w:tbl>
      <w:tblPr>
        <w:tblStyle w:val="CustomGrid3106676171928"/>
        <w:tblW w:w="0" w:type="auto"/>
        <w:jc w:val="center"/>
        <w:tblLook w:val="04A0" w:firstRow="1" w:lastRow="0" w:firstColumn="1" w:lastColumn="0" w:noHBand="0" w:noVBand="1"/>
      </w:tblPr>
      <w:tblGrid>
        <w:gridCol w:w="10714"/>
      </w:tblGrid>
      <w:tr w:rsidR="00ED6019" w14:paraId="337E0270" w14:textId="77777777">
        <w:trPr>
          <w:jc w:val="center"/>
        </w:trPr>
        <w:tc>
          <w:tcPr>
            <w:tcW w:w="10714" w:type="dxa"/>
            <w:shd w:val="clear" w:color="auto" w:fill="93CDDC"/>
          </w:tcPr>
          <w:p w14:paraId="09D1CF7E" w14:textId="77777777" w:rsidR="00ED6019" w:rsidRDefault="00000000">
            <w:pPr>
              <w:jc w:val="both"/>
            </w:pPr>
            <w:r>
              <w:t xml:space="preserve"> </w:t>
            </w:r>
          </w:p>
          <w:p w14:paraId="5111D0A4" w14:textId="77777777" w:rsidR="00ED6019" w:rsidRDefault="00000000">
            <w:pPr>
              <w:jc w:val="both"/>
            </w:pPr>
            <w:r>
              <w:rPr>
                <w:b/>
                <w:bCs/>
                <w:sz w:val="24"/>
                <w:szCs w:val="24"/>
                <w:shd w:val="clear" w:color="auto" w:fill="B6DDE8"/>
              </w:rPr>
              <w:t>WARRANTY AND DISCLAIMER</w:t>
            </w:r>
          </w:p>
        </w:tc>
      </w:tr>
    </w:tbl>
    <w:p w14:paraId="04305AE2" w14:textId="77777777" w:rsidR="00ED6019" w:rsidRDefault="00ED6019">
      <w:pPr>
        <w:spacing w:after="0" w:line="240" w:lineRule="auto"/>
      </w:pPr>
    </w:p>
    <w:p w14:paraId="4E1B3B8F" w14:textId="77777777" w:rsidR="00ED6019" w:rsidRDefault="00000000">
      <w:pPr>
        <w:pStyle w:val="PDParagraphDefault"/>
        <w:jc w:val="both"/>
      </w:pPr>
      <w:r>
        <w:rPr>
          <w:sz w:val="24"/>
          <w:szCs w:val="24"/>
        </w:rPr>
        <w:t xml:space="preserve">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Company's reasonable control, but Company shall use reasonable efforts to provide advance notice in writing or by e-mail of any scheduled service disruption. </w:t>
      </w:r>
    </w:p>
    <w:p w14:paraId="05C8C447" w14:textId="77777777" w:rsidR="00ED6019" w:rsidRDefault="00000000">
      <w:pPr>
        <w:pStyle w:val="PDParagraphDefault"/>
        <w:jc w:val="both"/>
      </w:pPr>
      <w:r>
        <w:rPr>
          <w:sz w:val="24"/>
          <w:szCs w:val="24"/>
        </w:rPr>
        <w:t xml:space="preserve"> </w:t>
      </w:r>
    </w:p>
    <w:p w14:paraId="021E9DC8" w14:textId="77777777" w:rsidR="00ED6019" w:rsidRDefault="00000000">
      <w:pPr>
        <w:pStyle w:val="PDParagraphDefault"/>
        <w:jc w:val="both"/>
        <w:sectPr w:rsidR="00ED6019">
          <w:headerReference w:type="default" r:id="rId17"/>
          <w:footerReference w:type="default" r:id="rId18"/>
          <w:pgSz w:w="12240" w:h="15840" w:code="1"/>
          <w:pgMar w:top="979" w:right="763" w:bottom="979" w:left="763" w:header="240" w:footer="240" w:gutter="0"/>
          <w:cols w:space="720"/>
        </w:sectPr>
      </w:pPr>
      <w:r>
        <w:rPr>
          <w:sz w:val="24"/>
          <w:szCs w:val="24"/>
        </w:rPr>
        <w:t xml:space="preserve">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"AS IS" AND COMPANY DISCLAIMS ALL WARRANTIES, EXPRESS OR IMPLIED, </w:t>
      </w:r>
      <w:r>
        <w:rPr>
          <w:sz w:val="24"/>
          <w:szCs w:val="24"/>
        </w:rPr>
        <w:lastRenderedPageBreak/>
        <w:t>INCLUDING, BUT NOT LIMITED TO, IMPLIED WARRANTIES OF MERCHANTABILITY AND FITNESS FOR A PARTICULAR PURPOSE AND NON-INFRINGEMENT.</w:t>
      </w:r>
    </w:p>
    <w:tbl>
      <w:tblPr>
        <w:tblStyle w:val="CustomGrid3106677228898"/>
        <w:tblW w:w="0" w:type="auto"/>
        <w:jc w:val="center"/>
        <w:tblLook w:val="04A0" w:firstRow="1" w:lastRow="0" w:firstColumn="1" w:lastColumn="0" w:noHBand="0" w:noVBand="1"/>
      </w:tblPr>
      <w:tblGrid>
        <w:gridCol w:w="10714"/>
      </w:tblGrid>
      <w:tr w:rsidR="00ED6019" w14:paraId="340D020C" w14:textId="77777777">
        <w:trPr>
          <w:jc w:val="center"/>
        </w:trPr>
        <w:tc>
          <w:tcPr>
            <w:tcW w:w="10714" w:type="dxa"/>
            <w:shd w:val="clear" w:color="auto" w:fill="93CDDC"/>
          </w:tcPr>
          <w:p w14:paraId="6B97A7CB" w14:textId="77777777" w:rsidR="00ED6019" w:rsidRDefault="00000000">
            <w:pPr>
              <w:jc w:val="center"/>
            </w:pPr>
            <w:r>
              <w:rPr>
                <w:b/>
                <w:bCs/>
                <w:sz w:val="24"/>
                <w:szCs w:val="24"/>
                <w:shd w:val="clear" w:color="auto" w:fill="B6DDE8"/>
              </w:rPr>
              <w:lastRenderedPageBreak/>
              <w:t>INDEMNITY</w:t>
            </w:r>
          </w:p>
        </w:tc>
      </w:tr>
    </w:tbl>
    <w:p w14:paraId="7214551B" w14:textId="77777777" w:rsidR="00ED6019" w:rsidRDefault="00ED6019">
      <w:pPr>
        <w:spacing w:after="0" w:line="240" w:lineRule="auto"/>
      </w:pPr>
    </w:p>
    <w:p w14:paraId="1111E958" w14:textId="77777777" w:rsidR="00ED6019" w:rsidRDefault="00000000">
      <w:pPr>
        <w:pStyle w:val="PDParagraphDefault"/>
        <w:jc w:val="both"/>
      </w:pPr>
      <w:r>
        <w:rPr>
          <w:sz w:val="24"/>
          <w:szCs w:val="24"/>
        </w:rPr>
        <w:t>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do not apply with respect to portions or components of the Service</w:t>
      </w:r>
    </w:p>
    <w:p w14:paraId="7731843F" w14:textId="77777777" w:rsidR="00ED6019" w:rsidRDefault="00000000">
      <w:pPr>
        <w:pStyle w:val="PDParagraphDefault"/>
        <w:jc w:val="both"/>
      </w:pPr>
      <w:r>
        <w:rPr>
          <w:sz w:val="24"/>
          <w:szCs w:val="24"/>
        </w:rPr>
        <w:t xml:space="preserve"> </w:t>
      </w:r>
    </w:p>
    <w:p w14:paraId="41AB5654" w14:textId="77777777" w:rsidR="00ED6019" w:rsidRDefault="00000000">
      <w:pPr>
        <w:pStyle w:val="PDParagraphDefault"/>
        <w:jc w:val="both"/>
      </w:pPr>
      <w:r>
        <w:rPr>
          <w:sz w:val="24"/>
          <w:szCs w:val="24"/>
        </w:rPr>
        <w:t xml:space="preserve">1) Not supplied by Company, </w:t>
      </w:r>
    </w:p>
    <w:p w14:paraId="651BAEA7" w14:textId="77777777" w:rsidR="00ED6019" w:rsidRDefault="00000000">
      <w:pPr>
        <w:pStyle w:val="PDParagraphDefault"/>
        <w:jc w:val="both"/>
      </w:pPr>
      <w:r>
        <w:rPr>
          <w:sz w:val="24"/>
          <w:szCs w:val="24"/>
        </w:rPr>
        <w:t xml:space="preserve"> </w:t>
      </w:r>
    </w:p>
    <w:p w14:paraId="72082A36" w14:textId="77777777" w:rsidR="00ED6019" w:rsidRDefault="00000000">
      <w:pPr>
        <w:pStyle w:val="PDParagraphDefault"/>
        <w:jc w:val="both"/>
      </w:pPr>
      <w:r>
        <w:rPr>
          <w:sz w:val="24"/>
          <w:szCs w:val="24"/>
        </w:rPr>
        <w:t xml:space="preserve">2) Made in whole or in part in accordance with Customer specifications, </w:t>
      </w:r>
    </w:p>
    <w:p w14:paraId="3E4848E3" w14:textId="77777777" w:rsidR="00ED6019" w:rsidRDefault="00000000">
      <w:pPr>
        <w:pStyle w:val="PDParagraphDefault"/>
        <w:jc w:val="both"/>
      </w:pPr>
      <w:r>
        <w:rPr>
          <w:sz w:val="24"/>
          <w:szCs w:val="24"/>
        </w:rPr>
        <w:t xml:space="preserve"> </w:t>
      </w:r>
    </w:p>
    <w:p w14:paraId="7620FC43" w14:textId="77777777" w:rsidR="00ED6019" w:rsidRDefault="00000000">
      <w:pPr>
        <w:pStyle w:val="PDParagraphDefault"/>
        <w:jc w:val="both"/>
      </w:pPr>
      <w:r>
        <w:rPr>
          <w:sz w:val="24"/>
          <w:szCs w:val="24"/>
        </w:rPr>
        <w:t xml:space="preserve">3) That are modified after delivery by Company, </w:t>
      </w:r>
    </w:p>
    <w:p w14:paraId="6A7A8156" w14:textId="77777777" w:rsidR="00ED6019" w:rsidRDefault="00000000">
      <w:pPr>
        <w:pStyle w:val="PDParagraphDefault"/>
        <w:jc w:val="both"/>
      </w:pPr>
      <w:r>
        <w:rPr>
          <w:sz w:val="24"/>
          <w:szCs w:val="24"/>
        </w:rPr>
        <w:t xml:space="preserve"> </w:t>
      </w:r>
    </w:p>
    <w:p w14:paraId="78C0A8C4" w14:textId="77777777" w:rsidR="00ED6019" w:rsidRDefault="00000000">
      <w:pPr>
        <w:pStyle w:val="PDParagraphDefault"/>
        <w:jc w:val="both"/>
      </w:pPr>
      <w:r>
        <w:rPr>
          <w:sz w:val="24"/>
          <w:szCs w:val="24"/>
        </w:rPr>
        <w:t xml:space="preserve">4) Combined with other products, processes or materials where the alleged infringement relates to such combination, </w:t>
      </w:r>
    </w:p>
    <w:p w14:paraId="12174FF5" w14:textId="77777777" w:rsidR="00ED6019" w:rsidRDefault="00000000">
      <w:pPr>
        <w:pStyle w:val="PDParagraphDefault"/>
        <w:jc w:val="both"/>
      </w:pPr>
      <w:r>
        <w:rPr>
          <w:sz w:val="24"/>
          <w:szCs w:val="24"/>
        </w:rPr>
        <w:t xml:space="preserve"> </w:t>
      </w:r>
    </w:p>
    <w:p w14:paraId="23631B16" w14:textId="77777777" w:rsidR="00ED6019" w:rsidRDefault="00000000">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Customer's use of the Service is not strictly in accordance with this Agreement. If, due to a claim of infringement, the Services are held by a court of competent jurisdiction to be or are believed by Company to be infringing, Company may, at its option and expense:</w:t>
      </w:r>
    </w:p>
    <w:p w14:paraId="2C12CD7F" w14:textId="77777777" w:rsidR="00ED6019" w:rsidRDefault="00000000">
      <w:pPr>
        <w:pStyle w:val="PDParagraphDefault"/>
        <w:jc w:val="both"/>
      </w:pPr>
      <w:r>
        <w:rPr>
          <w:sz w:val="24"/>
          <w:szCs w:val="24"/>
        </w:rPr>
        <w:t xml:space="preserve"> </w:t>
      </w:r>
    </w:p>
    <w:p w14:paraId="686244F2" w14:textId="77777777" w:rsidR="00ED6019" w:rsidRDefault="00000000">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1CFBE084" w14:textId="77777777" w:rsidR="00ED6019" w:rsidRDefault="00000000">
      <w:pPr>
        <w:pStyle w:val="PDParagraphDefault"/>
        <w:jc w:val="both"/>
      </w:pPr>
      <w:r>
        <w:rPr>
          <w:sz w:val="24"/>
          <w:szCs w:val="24"/>
        </w:rPr>
        <w:t xml:space="preserve"> </w:t>
      </w:r>
    </w:p>
    <w:p w14:paraId="05E0F150" w14:textId="77777777" w:rsidR="00ED6019" w:rsidRDefault="00000000">
      <w:pPr>
        <w:pStyle w:val="PDParagraphDefault"/>
        <w:jc w:val="both"/>
      </w:pPr>
      <w:r>
        <w:rPr>
          <w:sz w:val="24"/>
          <w:szCs w:val="24"/>
        </w:rPr>
        <w:t xml:space="preserve">B. Obtain for Customer a license to continue using the Service, or </w:t>
      </w:r>
    </w:p>
    <w:p w14:paraId="219636DF" w14:textId="77777777" w:rsidR="00ED6019" w:rsidRDefault="00000000">
      <w:pPr>
        <w:pStyle w:val="PDParagraphDefault"/>
        <w:jc w:val="both"/>
      </w:pPr>
      <w:r>
        <w:rPr>
          <w:sz w:val="24"/>
          <w:szCs w:val="24"/>
        </w:rPr>
        <w:t xml:space="preserve"> </w:t>
      </w:r>
    </w:p>
    <w:p w14:paraId="1AC3D451" w14:textId="77777777" w:rsidR="00ED6019" w:rsidRDefault="00000000">
      <w:pPr>
        <w:pStyle w:val="PDParagraphDefault"/>
        <w:jc w:val="both"/>
      </w:pPr>
      <w:r>
        <w:rPr>
          <w:sz w:val="24"/>
          <w:szCs w:val="24"/>
        </w:rPr>
        <w:t>C. If neither of the foregoing is commercially practicable, terminate this Agreement and Customer's rights hereunder and provide Customer a refund of any prepaid, unused fees for the Service.</w:t>
      </w:r>
    </w:p>
    <w:p w14:paraId="65B4EFF4" w14:textId="77777777" w:rsidR="00ED6019" w:rsidRDefault="00ED6019">
      <w:pPr>
        <w:spacing w:after="0" w:line="240" w:lineRule="auto"/>
      </w:pPr>
    </w:p>
    <w:tbl>
      <w:tblPr>
        <w:tblStyle w:val="CustomGrid3106677913128"/>
        <w:tblW w:w="0" w:type="auto"/>
        <w:jc w:val="center"/>
        <w:tblLook w:val="04A0" w:firstRow="1" w:lastRow="0" w:firstColumn="1" w:lastColumn="0" w:noHBand="0" w:noVBand="1"/>
      </w:tblPr>
      <w:tblGrid>
        <w:gridCol w:w="10714"/>
      </w:tblGrid>
      <w:tr w:rsidR="00ED6019" w14:paraId="7CE30316" w14:textId="77777777">
        <w:trPr>
          <w:jc w:val="center"/>
        </w:trPr>
        <w:tc>
          <w:tcPr>
            <w:tcW w:w="10714" w:type="dxa"/>
            <w:shd w:val="clear" w:color="auto" w:fill="93CDDC"/>
          </w:tcPr>
          <w:p w14:paraId="69665D3F" w14:textId="77777777" w:rsidR="00ED6019" w:rsidRDefault="00000000">
            <w:pPr>
              <w:jc w:val="both"/>
            </w:pPr>
            <w:r>
              <w:t xml:space="preserve"> </w:t>
            </w:r>
          </w:p>
          <w:p w14:paraId="17143286" w14:textId="77777777" w:rsidR="00ED6019" w:rsidRDefault="00000000">
            <w:pPr>
              <w:jc w:val="both"/>
            </w:pPr>
            <w:r>
              <w:rPr>
                <w:b/>
                <w:bCs/>
                <w:sz w:val="24"/>
                <w:szCs w:val="24"/>
                <w:shd w:val="clear" w:color="auto" w:fill="B6DDE8"/>
              </w:rPr>
              <w:t>LIMITATION OF LIABILITY</w:t>
            </w:r>
          </w:p>
        </w:tc>
      </w:tr>
    </w:tbl>
    <w:p w14:paraId="2BFA5CFA" w14:textId="77777777" w:rsidR="00ED6019" w:rsidRDefault="00ED6019">
      <w:pPr>
        <w:spacing w:after="0" w:line="240" w:lineRule="auto"/>
      </w:pPr>
    </w:p>
    <w:p w14:paraId="3ECDB192" w14:textId="77777777" w:rsidR="00ED6019" w:rsidRDefault="00000000">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74220434" w14:textId="77777777" w:rsidR="00ED6019" w:rsidRDefault="00000000">
      <w:pPr>
        <w:pStyle w:val="PDParagraphDefault"/>
        <w:jc w:val="both"/>
      </w:pPr>
      <w:r>
        <w:rPr>
          <w:sz w:val="24"/>
          <w:szCs w:val="24"/>
        </w:rPr>
        <w:t xml:space="preserve"> </w:t>
      </w:r>
    </w:p>
    <w:p w14:paraId="58083ABF" w14:textId="77777777" w:rsidR="00ED6019" w:rsidRDefault="00000000">
      <w:pPr>
        <w:pStyle w:val="PDParagraphDefault"/>
        <w:jc w:val="both"/>
      </w:pPr>
      <w:r>
        <w:rPr>
          <w:sz w:val="24"/>
          <w:szCs w:val="24"/>
        </w:rPr>
        <w:t xml:space="preserve">THERETO UNDER ANY CONTRACT, NEGLIGENCE, STRICT LIABILITY OR OTHER THEORY: </w:t>
      </w:r>
    </w:p>
    <w:p w14:paraId="4EC294F7" w14:textId="77777777" w:rsidR="00ED6019" w:rsidRDefault="00000000">
      <w:pPr>
        <w:pStyle w:val="PDParagraphDefault"/>
        <w:jc w:val="both"/>
      </w:pPr>
      <w:r>
        <w:rPr>
          <w:sz w:val="24"/>
          <w:szCs w:val="24"/>
        </w:rPr>
        <w:t xml:space="preserve"> </w:t>
      </w:r>
    </w:p>
    <w:p w14:paraId="19D9B0EF" w14:textId="77777777" w:rsidR="00ED6019" w:rsidRDefault="00000000">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4F657533" w14:textId="77777777" w:rsidR="00ED6019" w:rsidRDefault="00000000">
      <w:pPr>
        <w:pStyle w:val="PDParagraphDefault"/>
        <w:jc w:val="both"/>
      </w:pPr>
      <w:r>
        <w:rPr>
          <w:sz w:val="24"/>
          <w:szCs w:val="24"/>
        </w:rPr>
        <w:t xml:space="preserve"> </w:t>
      </w:r>
    </w:p>
    <w:p w14:paraId="024DFE19" w14:textId="77777777" w:rsidR="00ED6019" w:rsidRDefault="00000000">
      <w:pPr>
        <w:pStyle w:val="PDParagraphDefault"/>
        <w:jc w:val="both"/>
      </w:pPr>
      <w:r>
        <w:rPr>
          <w:sz w:val="24"/>
          <w:szCs w:val="24"/>
        </w:rPr>
        <w:t>B) CUSTOMER DATA WILL BE PURGED PERMANENTLY FROM CLOUDFUZE EQUIPMENT AFTER 30 DAYS OF THE COMPLETION OF 'ONE-TIME' AND/OR 'DELTA' MIGRATION. AFTER THE PURGE, CLOUDFUZE, INC WILL NO LONGER BE RESPONSIBLE FOR ANY MORE MIGRATIONS UNDER THIS SERVICE AGREEMENT AND/OR CUSTOMER DATA RETRIEVAL</w:t>
      </w:r>
    </w:p>
    <w:p w14:paraId="0519AD06" w14:textId="77777777" w:rsidR="00ED6019" w:rsidRDefault="00000000">
      <w:pPr>
        <w:pStyle w:val="PDParagraphDefault"/>
        <w:jc w:val="both"/>
      </w:pPr>
      <w:r>
        <w:rPr>
          <w:sz w:val="24"/>
          <w:szCs w:val="24"/>
        </w:rPr>
        <w:t xml:space="preserve"> </w:t>
      </w:r>
    </w:p>
    <w:p w14:paraId="450F6B8A" w14:textId="77777777" w:rsidR="00ED6019" w:rsidRDefault="00000000">
      <w:pPr>
        <w:pStyle w:val="PDParagraphDefault"/>
      </w:pPr>
      <w:r>
        <w:rPr>
          <w:sz w:val="24"/>
          <w:szCs w:val="24"/>
        </w:rPr>
        <w:t>C) FOR ANY DELAY, FAILURE, OR INABILITY TO PERFORM RESULTING FROM CHANGES, MODIFICATIONS, OR DISCONTINUATION OF THIRD-PARTY PROVIDER APIs OR FEATURES, WHICH ARE OUTSIDE COMPANY'S CONTROL.</w:t>
      </w:r>
    </w:p>
    <w:p w14:paraId="7B9D6BFB" w14:textId="77777777" w:rsidR="00ED6019" w:rsidRDefault="00000000">
      <w:pPr>
        <w:pStyle w:val="PDParagraphDefault"/>
      </w:pPr>
      <w:r>
        <w:rPr>
          <w:sz w:val="24"/>
          <w:szCs w:val="24"/>
        </w:rPr>
        <w:t xml:space="preserve"> </w:t>
      </w:r>
    </w:p>
    <w:p w14:paraId="61446B73" w14:textId="77777777" w:rsidR="00ED6019" w:rsidRDefault="00000000">
      <w:pPr>
        <w:pStyle w:val="PDParagraphDefault"/>
      </w:pPr>
      <w:r>
        <w:rPr>
          <w:sz w:val="24"/>
          <w:szCs w:val="24"/>
        </w:rPr>
        <w:t>(D) FOR ANY INDIRECT, EXEMPLARY, INCIDENTAL, SPECIAL OR CONSEQUENTIAL DAMAGES. (E) FOR ANY MATTER BEYOND COMPANY'S REASONABLE CONTROL. OR</w:t>
      </w:r>
    </w:p>
    <w:p w14:paraId="18DB10F1" w14:textId="77777777" w:rsidR="00ED6019" w:rsidRDefault="00000000">
      <w:pPr>
        <w:pStyle w:val="PDParagraphDefault"/>
      </w:pPr>
      <w:r>
        <w:rPr>
          <w:sz w:val="24"/>
          <w:szCs w:val="24"/>
        </w:rPr>
        <w:t>(F) FOR ANY AMOUNTS THAT, TOGETHER WITH</w:t>
      </w:r>
    </w:p>
    <w:p w14:paraId="2725B230" w14:textId="77777777" w:rsidR="00ED6019" w:rsidRDefault="00000000">
      <w:pPr>
        <w:pStyle w:val="PDParagraphDefault"/>
      </w:pPr>
      <w:r>
        <w:rPr>
          <w:sz w:val="24"/>
          <w:szCs w:val="24"/>
        </w:rPr>
        <w:t xml:space="preserve"> </w:t>
      </w:r>
    </w:p>
    <w:p w14:paraId="6C319D99" w14:textId="77777777" w:rsidR="00ED6019" w:rsidRDefault="00000000">
      <w:pPr>
        <w:pStyle w:val="PDParagraphDefault"/>
        <w:sectPr w:rsidR="00ED6019">
          <w:headerReference w:type="default" r:id="rId19"/>
          <w:footerReference w:type="default" r:id="rId20"/>
          <w:pgSz w:w="12240" w:h="15840" w:code="1"/>
          <w:pgMar w:top="979" w:right="763" w:bottom="979" w:left="763" w:header="240" w:footer="240" w:gutter="0"/>
          <w:cols w:space="720"/>
        </w:sectPr>
      </w:pPr>
      <w:r>
        <w:rPr>
          <w:sz w:val="24"/>
          <w:szCs w:val="24"/>
        </w:rPr>
        <w:t xml:space="preserve">(G) AMOUNTS ASSOCIATED WITH ALL OTHER CLAIMS, EXCEED THE FEES PAID BY CUSTOMER TO COMPANY FOR THE SERVICES UNDER THIS AGREEMENT IN THE 12 </w:t>
      </w:r>
      <w:r>
        <w:rPr>
          <w:sz w:val="24"/>
          <w:szCs w:val="24"/>
        </w:rPr>
        <w:lastRenderedPageBreak/>
        <w:t>MONTHS PRIOR TO THE ACT THAT GAVE RISE TO THE LIABILITY, IN EACH CASE, WHETHER OR NOT COMPANY HAS BEEN ADVISED OF THE POSSIBILITY OF SUCH DAMAGES.</w:t>
      </w:r>
    </w:p>
    <w:tbl>
      <w:tblPr>
        <w:tblStyle w:val="CustomGrid3106679063390"/>
        <w:tblW w:w="0" w:type="auto"/>
        <w:jc w:val="center"/>
        <w:tblLook w:val="04A0" w:firstRow="1" w:lastRow="0" w:firstColumn="1" w:lastColumn="0" w:noHBand="0" w:noVBand="1"/>
      </w:tblPr>
      <w:tblGrid>
        <w:gridCol w:w="10714"/>
      </w:tblGrid>
      <w:tr w:rsidR="00ED6019" w14:paraId="7FBF9751" w14:textId="77777777">
        <w:trPr>
          <w:jc w:val="center"/>
        </w:trPr>
        <w:tc>
          <w:tcPr>
            <w:tcW w:w="10714" w:type="dxa"/>
            <w:shd w:val="clear" w:color="auto" w:fill="93CDDC"/>
          </w:tcPr>
          <w:p w14:paraId="4677DF55" w14:textId="77777777" w:rsidR="00ED6019" w:rsidRDefault="00000000">
            <w:pPr>
              <w:jc w:val="center"/>
            </w:pPr>
            <w:r>
              <w:rPr>
                <w:b/>
                <w:bCs/>
                <w:sz w:val="24"/>
                <w:szCs w:val="24"/>
                <w:shd w:val="clear" w:color="auto" w:fill="B6DDE8"/>
              </w:rPr>
              <w:lastRenderedPageBreak/>
              <w:t>MISCELLANEOUS</w:t>
            </w:r>
          </w:p>
        </w:tc>
      </w:tr>
    </w:tbl>
    <w:p w14:paraId="741CFDA7" w14:textId="77777777" w:rsidR="00ED6019" w:rsidRDefault="00ED6019">
      <w:pPr>
        <w:spacing w:after="0" w:line="240" w:lineRule="auto"/>
      </w:pPr>
    </w:p>
    <w:p w14:paraId="173BD9FE" w14:textId="77777777" w:rsidR="00ED6019" w:rsidRDefault="00000000">
      <w:pPr>
        <w:pStyle w:val="PDParagraphDefault"/>
        <w:jc w:val="both"/>
        <w:sectPr w:rsidR="00ED6019">
          <w:headerReference w:type="default" r:id="rId21"/>
          <w:footerReference w:type="default" r:id="rId22"/>
          <w:pgSz w:w="12240" w:h="15840" w:code="1"/>
          <w:pgMar w:top="979" w:right="763" w:bottom="979" w:left="763" w:header="240" w:footer="240" w:gutter="0"/>
          <w:cols w:space="720"/>
        </w:sectPr>
      </w:pPr>
      <w:r>
        <w:rPr>
          <w:sz w:val="24"/>
          <w:szCs w:val="24"/>
        </w:rPr>
        <w:t>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Company's prior written consent. Company may transfer and assign any of its rights and obligations under this Agreement without consent. This Agreement is the complete and exclusive statement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as a result of this Agreement and Customer does not have any authority of any kind to bind Company in any respect whatsoever. In any action or proceeding to enforce rights under this Agreement, the prevailing party will be entitled to recover costs and attorneys'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registered mail, return receipt requested. This Agreement shall be governed by the laws of the State of North Carolina without regard to its conflict of law's provisions. The parties shall work together in good faith to issue a least one mutually agreed upon press release within 90 days of the Effective Date, and Customer otherwise agrees to reasonably cooperate with Company to serve as a reference account up.</w:t>
      </w:r>
    </w:p>
    <w:tbl>
      <w:tblPr>
        <w:tblStyle w:val="CustomGrid3106680198763"/>
        <w:tblW w:w="0" w:type="auto"/>
        <w:jc w:val="center"/>
        <w:tblLook w:val="04A0" w:firstRow="1" w:lastRow="0" w:firstColumn="1" w:lastColumn="0" w:noHBand="0" w:noVBand="1"/>
      </w:tblPr>
      <w:tblGrid>
        <w:gridCol w:w="10714"/>
      </w:tblGrid>
      <w:tr w:rsidR="00ED6019" w14:paraId="5E0E9DC2" w14:textId="77777777">
        <w:trPr>
          <w:jc w:val="center"/>
        </w:trPr>
        <w:tc>
          <w:tcPr>
            <w:tcW w:w="10714" w:type="dxa"/>
            <w:shd w:val="clear" w:color="auto" w:fill="93CDDC"/>
          </w:tcPr>
          <w:p w14:paraId="6E26B585" w14:textId="77777777" w:rsidR="00ED6019" w:rsidRDefault="00000000">
            <w:pPr>
              <w:jc w:val="center"/>
            </w:pPr>
            <w:r>
              <w:rPr>
                <w:b/>
                <w:bCs/>
                <w:sz w:val="24"/>
                <w:szCs w:val="24"/>
                <w:shd w:val="clear" w:color="auto" w:fill="B6DDE8"/>
              </w:rPr>
              <w:lastRenderedPageBreak/>
              <w:t>Exhibit 1- INCLUDED IN MIGRATION</w:t>
            </w:r>
          </w:p>
        </w:tc>
      </w:tr>
    </w:tbl>
    <w:p w14:paraId="71C711C9" w14:textId="77777777" w:rsidR="00ED6019" w:rsidRDefault="00ED6019">
      <w:pPr>
        <w:spacing w:after="0" w:line="240" w:lineRule="auto"/>
      </w:pPr>
    </w:p>
    <w:tbl>
      <w:tblPr>
        <w:tblStyle w:val="TableGridWithHeader"/>
        <w:tblW w:w="0" w:type="auto"/>
        <w:jc w:val="center"/>
        <w:tblLook w:val="04A0" w:firstRow="1" w:lastRow="0" w:firstColumn="1" w:lastColumn="0" w:noHBand="0" w:noVBand="1"/>
      </w:tblPr>
      <w:tblGrid>
        <w:gridCol w:w="3097"/>
        <w:gridCol w:w="7617"/>
      </w:tblGrid>
      <w:tr w:rsidR="00ED6019" w14:paraId="5B1C2512" w14:textId="77777777" w:rsidTr="00ED6019">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7D0244F3" w14:textId="77777777" w:rsidR="00ED6019" w:rsidRDefault="00000000">
            <w:pPr>
              <w:jc w:val="center"/>
            </w:pPr>
            <w:r>
              <w:t>INCLUDED IN EGNYTE TO ONEDRIVE MIGRATION FEATURES</w:t>
            </w:r>
          </w:p>
        </w:tc>
      </w:tr>
      <w:tr w:rsidR="00ED6019" w14:paraId="096CE7BE" w14:textId="77777777" w:rsidTr="00ED6019">
        <w:trPr>
          <w:jc w:val="center"/>
        </w:trPr>
        <w:tc>
          <w:tcPr>
            <w:tcW w:w="3097" w:type="dxa"/>
          </w:tcPr>
          <w:p w14:paraId="61C71B0C" w14:textId="77777777" w:rsidR="00ED6019" w:rsidRDefault="00000000">
            <w:r>
              <w:rPr>
                <w:b/>
                <w:bCs/>
              </w:rPr>
              <w:t>Preserving File/Folder structure</w:t>
            </w:r>
          </w:p>
        </w:tc>
        <w:tc>
          <w:tcPr>
            <w:tcW w:w="7617" w:type="dxa"/>
          </w:tcPr>
          <w:p w14:paraId="2E6590B3" w14:textId="77777777" w:rsidR="00ED6019" w:rsidRDefault="00000000">
            <w:r>
              <w:t>CloudFuze ensures the seamless migration of the data from the source cloud to destination, preserving the accuracy and integrity of the data structure.</w:t>
            </w:r>
          </w:p>
        </w:tc>
      </w:tr>
      <w:tr w:rsidR="00ED6019" w14:paraId="5BC542C1" w14:textId="77777777" w:rsidTr="00ED6019">
        <w:trPr>
          <w:jc w:val="center"/>
        </w:trPr>
        <w:tc>
          <w:tcPr>
            <w:tcW w:w="3097" w:type="dxa"/>
          </w:tcPr>
          <w:p w14:paraId="320306CB" w14:textId="77777777" w:rsidR="00ED6019" w:rsidRDefault="00000000">
            <w:r>
              <w:rPr>
                <w:b/>
                <w:bCs/>
              </w:rPr>
              <w:t>Onetime</w:t>
            </w:r>
          </w:p>
        </w:tc>
        <w:tc>
          <w:tcPr>
            <w:tcW w:w="7617" w:type="dxa"/>
          </w:tcPr>
          <w:p w14:paraId="39285803" w14:textId="77777777" w:rsidR="00ED6019" w:rsidRDefault="00000000">
            <w:r>
              <w:t>The initial data migration from source to destination is considered as One-time migration.</w:t>
            </w:r>
          </w:p>
        </w:tc>
      </w:tr>
      <w:tr w:rsidR="00ED6019" w14:paraId="57666E5E" w14:textId="77777777" w:rsidTr="00ED6019">
        <w:trPr>
          <w:jc w:val="center"/>
        </w:trPr>
        <w:tc>
          <w:tcPr>
            <w:tcW w:w="3097" w:type="dxa"/>
          </w:tcPr>
          <w:p w14:paraId="399ED3E2" w14:textId="77777777" w:rsidR="00ED6019" w:rsidRDefault="00000000">
            <w:r>
              <w:rPr>
                <w:b/>
                <w:bCs/>
              </w:rPr>
              <w:t>Delta</w:t>
            </w:r>
          </w:p>
        </w:tc>
        <w:tc>
          <w:tcPr>
            <w:tcW w:w="7617" w:type="dxa"/>
          </w:tcPr>
          <w:p w14:paraId="1D3362EA" w14:textId="77777777" w:rsidR="00ED6019" w:rsidRDefault="00000000">
            <w:r>
              <w:t>Migration of incremental changes made in source during the onetime migration.</w:t>
            </w:r>
          </w:p>
        </w:tc>
      </w:tr>
      <w:tr w:rsidR="00ED6019" w14:paraId="70645F02" w14:textId="77777777" w:rsidTr="00ED6019">
        <w:trPr>
          <w:jc w:val="center"/>
        </w:trPr>
        <w:tc>
          <w:tcPr>
            <w:tcW w:w="3097" w:type="dxa"/>
          </w:tcPr>
          <w:p w14:paraId="0FA4F14E" w14:textId="77777777" w:rsidR="00ED6019" w:rsidRDefault="00000000">
            <w:r>
              <w:rPr>
                <w:b/>
                <w:bCs/>
              </w:rPr>
              <w:t>Shared links</w:t>
            </w:r>
          </w:p>
        </w:tc>
        <w:tc>
          <w:tcPr>
            <w:tcW w:w="7617" w:type="dxa"/>
          </w:tcPr>
          <w:p w14:paraId="45C9F90E" w14:textId="77777777" w:rsidR="00ED6019" w:rsidRDefault="00000000">
            <w:r>
              <w:t>CloudFuze migrates all shared links from source to destination and maintains the type of links.</w:t>
            </w:r>
          </w:p>
        </w:tc>
      </w:tr>
      <w:tr w:rsidR="00ED6019" w14:paraId="353502F9" w14:textId="77777777" w:rsidTr="00ED6019">
        <w:trPr>
          <w:jc w:val="center"/>
        </w:trPr>
        <w:tc>
          <w:tcPr>
            <w:tcW w:w="3097" w:type="dxa"/>
          </w:tcPr>
          <w:p w14:paraId="559DB029" w14:textId="77777777" w:rsidR="00ED6019" w:rsidRDefault="00000000">
            <w:r>
              <w:rPr>
                <w:b/>
                <w:bCs/>
              </w:rPr>
              <w:t>Version History</w:t>
            </w:r>
          </w:p>
        </w:tc>
        <w:tc>
          <w:tcPr>
            <w:tcW w:w="7617" w:type="dxa"/>
          </w:tcPr>
          <w:p w14:paraId="1D7BE60B" w14:textId="77777777" w:rsidR="00ED6019" w:rsidRDefault="00000000">
            <w:r>
              <w:t>Migration of all file versions from source to destination.</w:t>
            </w:r>
          </w:p>
        </w:tc>
      </w:tr>
      <w:tr w:rsidR="00ED6019" w14:paraId="642E4360" w14:textId="77777777" w:rsidTr="00ED6019">
        <w:trPr>
          <w:jc w:val="center"/>
        </w:trPr>
        <w:tc>
          <w:tcPr>
            <w:tcW w:w="3097" w:type="dxa"/>
          </w:tcPr>
          <w:p w14:paraId="4DBFCF2A" w14:textId="77777777" w:rsidR="00ED6019" w:rsidRDefault="00000000">
            <w:r>
              <w:rPr>
                <w:b/>
                <w:bCs/>
              </w:rPr>
              <w:t>Metadata</w:t>
            </w:r>
          </w:p>
        </w:tc>
        <w:tc>
          <w:tcPr>
            <w:tcW w:w="7617" w:type="dxa"/>
          </w:tcPr>
          <w:p w14:paraId="527B6DC0" w14:textId="77777777" w:rsidR="00ED6019" w:rsidRDefault="00000000">
            <w:r>
              <w:t>Maintaining the original timestamps, including creation and modification dates and times, when transferring data to the destination cloud.</w:t>
            </w:r>
          </w:p>
        </w:tc>
      </w:tr>
      <w:tr w:rsidR="00ED6019" w14:paraId="7AAC6BBF" w14:textId="77777777" w:rsidTr="00ED6019">
        <w:trPr>
          <w:jc w:val="center"/>
        </w:trPr>
        <w:tc>
          <w:tcPr>
            <w:tcW w:w="3097" w:type="dxa"/>
          </w:tcPr>
          <w:p w14:paraId="5DDBB7E7" w14:textId="77777777" w:rsidR="00ED6019" w:rsidRDefault="00000000">
            <w:r>
              <w:rPr>
                <w:b/>
                <w:bCs/>
              </w:rPr>
              <w:t>Special Characters Replacement</w:t>
            </w:r>
          </w:p>
        </w:tc>
        <w:tc>
          <w:tcPr>
            <w:tcW w:w="7617" w:type="dxa"/>
          </w:tcPr>
          <w:p w14:paraId="512B06B0" w14:textId="77777777" w:rsidR="00ED6019" w:rsidRDefault="00000000">
            <w:r>
              <w:t>Special characters not supported by the destination cloud will be automatically replaced with underscores (_) or hyphens (-). This ensures that the integrity of the data is maintained during the migration process.</w:t>
            </w:r>
          </w:p>
        </w:tc>
      </w:tr>
      <w:tr w:rsidR="00ED6019" w14:paraId="7873351A" w14:textId="77777777" w:rsidTr="00ED6019">
        <w:trPr>
          <w:jc w:val="center"/>
        </w:trPr>
        <w:tc>
          <w:tcPr>
            <w:tcW w:w="3097" w:type="dxa"/>
          </w:tcPr>
          <w:p w14:paraId="43AE681C" w14:textId="77777777" w:rsidR="00ED6019" w:rsidRDefault="00000000">
            <w:r>
              <w:rPr>
                <w:b/>
                <w:bCs/>
              </w:rPr>
              <w:t>Long-File/folder path</w:t>
            </w:r>
          </w:p>
        </w:tc>
        <w:tc>
          <w:tcPr>
            <w:tcW w:w="7617" w:type="dxa"/>
          </w:tcPr>
          <w:p w14:paraId="14DCDF67" w14:textId="77777777" w:rsidR="00ED6019" w:rsidRDefault="00000000">
            <w:r>
              <w:t>If the destination cloud has a long folder path limitation, the system automatically adjusts the destination's path as per the limitation.</w:t>
            </w:r>
          </w:p>
        </w:tc>
      </w:tr>
      <w:tr w:rsidR="00ED6019" w14:paraId="3B4D5A2E" w14:textId="77777777" w:rsidTr="00ED6019">
        <w:trPr>
          <w:jc w:val="center"/>
        </w:trPr>
        <w:tc>
          <w:tcPr>
            <w:tcW w:w="3097" w:type="dxa"/>
          </w:tcPr>
          <w:p w14:paraId="76C9199B" w14:textId="77777777" w:rsidR="00ED6019" w:rsidRDefault="00000000">
            <w:r>
              <w:rPr>
                <w:b/>
                <w:bCs/>
              </w:rPr>
              <w:t>Auto-Retry</w:t>
            </w:r>
          </w:p>
        </w:tc>
        <w:tc>
          <w:tcPr>
            <w:tcW w:w="7617" w:type="dxa"/>
          </w:tcPr>
          <w:p w14:paraId="1BE8568F" w14:textId="77777777" w:rsidR="00ED6019" w:rsidRDefault="00000000">
            <w:r>
              <w:t>The system will automatically prevent the generation of email notifications for collaborations on folders/files originating from the destination cloud.</w:t>
            </w:r>
          </w:p>
        </w:tc>
      </w:tr>
    </w:tbl>
    <w:p w14:paraId="21897353" w14:textId="77777777" w:rsidR="00ED6019" w:rsidRDefault="00ED6019">
      <w:pPr>
        <w:spacing w:after="0" w:line="240" w:lineRule="auto"/>
      </w:pPr>
    </w:p>
    <w:p w14:paraId="3119FE1C" w14:textId="77777777" w:rsidR="00ED6019" w:rsidRDefault="00ED6019">
      <w:pPr>
        <w:pStyle w:val="PDParagraphDefault"/>
      </w:pPr>
    </w:p>
    <w:p w14:paraId="4D365289" w14:textId="77777777" w:rsidR="00D40B89" w:rsidRDefault="00D40B89">
      <w:pPr>
        <w:pStyle w:val="PDParagraphDefault"/>
      </w:pPr>
    </w:p>
    <w:p w14:paraId="38092DDB" w14:textId="77777777" w:rsidR="00D40B89" w:rsidRDefault="00D40B89">
      <w:pPr>
        <w:pStyle w:val="PDParagraphDefault"/>
      </w:pPr>
    </w:p>
    <w:p w14:paraId="53310D77" w14:textId="77777777" w:rsidR="00D40B89" w:rsidRDefault="00D40B89">
      <w:pPr>
        <w:pStyle w:val="PDParagraphDefault"/>
      </w:pPr>
    </w:p>
    <w:p w14:paraId="1BDE5F15" w14:textId="77777777" w:rsidR="00D40B89" w:rsidRDefault="00D40B89">
      <w:pPr>
        <w:pStyle w:val="PDParagraphDefault"/>
      </w:pPr>
    </w:p>
    <w:p w14:paraId="3CF25BBB" w14:textId="77777777" w:rsidR="00D40B89" w:rsidRDefault="00D40B89">
      <w:pPr>
        <w:pStyle w:val="PDParagraphDefault"/>
      </w:pPr>
    </w:p>
    <w:p w14:paraId="38B5EA21" w14:textId="77777777" w:rsidR="00D40B89" w:rsidRDefault="00D40B89">
      <w:pPr>
        <w:pStyle w:val="PDParagraphDefault"/>
      </w:pPr>
    </w:p>
    <w:p w14:paraId="35E3BB9F" w14:textId="77777777" w:rsidR="00D40B89" w:rsidRDefault="00D40B89">
      <w:pPr>
        <w:pStyle w:val="PDParagraphDefault"/>
      </w:pPr>
    </w:p>
    <w:p w14:paraId="7CA18F1C" w14:textId="77777777" w:rsidR="00D40B89" w:rsidRDefault="00D40B89">
      <w:pPr>
        <w:pStyle w:val="PDParagraphDefault"/>
      </w:pPr>
    </w:p>
    <w:tbl>
      <w:tblPr>
        <w:tblStyle w:val="TableGridWithHeader"/>
        <w:tblW w:w="0" w:type="auto"/>
        <w:jc w:val="center"/>
        <w:tblLook w:val="04A0" w:firstRow="1" w:lastRow="0" w:firstColumn="1" w:lastColumn="0" w:noHBand="0" w:noVBand="1"/>
      </w:tblPr>
      <w:tblGrid>
        <w:gridCol w:w="3591"/>
        <w:gridCol w:w="7123"/>
      </w:tblGrid>
      <w:tr w:rsidR="00D40B89" w14:paraId="50B9BF9E" w14:textId="77777777" w:rsidTr="00F973A3">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5CFC28E5" w14:textId="77777777" w:rsidR="00D40B89" w:rsidRDefault="00D40B89" w:rsidP="00F973A3">
            <w:pPr>
              <w:jc w:val="center"/>
            </w:pPr>
            <w:r>
              <w:lastRenderedPageBreak/>
              <w:t>INCLUDED IN EGNYTE TO SHAREPOINT ONLINE MIGRATION FEATURES</w:t>
            </w:r>
          </w:p>
        </w:tc>
      </w:tr>
      <w:tr w:rsidR="00D40B89" w14:paraId="17589CD3" w14:textId="77777777" w:rsidTr="00F973A3">
        <w:trPr>
          <w:jc w:val="center"/>
        </w:trPr>
        <w:tc>
          <w:tcPr>
            <w:tcW w:w="3591" w:type="dxa"/>
          </w:tcPr>
          <w:p w14:paraId="00F8F5DB" w14:textId="77777777" w:rsidR="00D40B89" w:rsidRDefault="00D40B89" w:rsidP="00F973A3">
            <w:r>
              <w:rPr>
                <w:b/>
                <w:bCs/>
              </w:rPr>
              <w:t>Preserving File/Folder structure</w:t>
            </w:r>
          </w:p>
        </w:tc>
        <w:tc>
          <w:tcPr>
            <w:tcW w:w="7123" w:type="dxa"/>
          </w:tcPr>
          <w:p w14:paraId="69FC83C9" w14:textId="77777777" w:rsidR="00D40B89" w:rsidRDefault="00D40B89" w:rsidP="00F973A3">
            <w:r>
              <w:t>CloudFuze ensures the seamless migration of the data from the source cloud to destination, preserving the accuracy and integrity of the data structure.</w:t>
            </w:r>
          </w:p>
        </w:tc>
      </w:tr>
      <w:tr w:rsidR="00D40B89" w14:paraId="00476740" w14:textId="77777777" w:rsidTr="00F973A3">
        <w:trPr>
          <w:jc w:val="center"/>
        </w:trPr>
        <w:tc>
          <w:tcPr>
            <w:tcW w:w="3591" w:type="dxa"/>
          </w:tcPr>
          <w:p w14:paraId="3D8511AF" w14:textId="77777777" w:rsidR="00D40B89" w:rsidRDefault="00D40B89" w:rsidP="00F973A3">
            <w:r>
              <w:rPr>
                <w:b/>
                <w:bCs/>
              </w:rPr>
              <w:t>Onetime</w:t>
            </w:r>
          </w:p>
        </w:tc>
        <w:tc>
          <w:tcPr>
            <w:tcW w:w="7123" w:type="dxa"/>
          </w:tcPr>
          <w:p w14:paraId="350447E8" w14:textId="77777777" w:rsidR="00D40B89" w:rsidRDefault="00D40B89" w:rsidP="00F973A3">
            <w:r>
              <w:t>The initial data migration from source to destination is considered as One-time migration.</w:t>
            </w:r>
          </w:p>
        </w:tc>
      </w:tr>
      <w:tr w:rsidR="00D40B89" w14:paraId="67CBBA85" w14:textId="77777777" w:rsidTr="00F973A3">
        <w:trPr>
          <w:jc w:val="center"/>
        </w:trPr>
        <w:tc>
          <w:tcPr>
            <w:tcW w:w="3591" w:type="dxa"/>
          </w:tcPr>
          <w:p w14:paraId="4E50BF2B" w14:textId="77777777" w:rsidR="00D40B89" w:rsidRDefault="00D40B89" w:rsidP="00F973A3">
            <w:r>
              <w:rPr>
                <w:b/>
                <w:bCs/>
              </w:rPr>
              <w:t>Delta</w:t>
            </w:r>
          </w:p>
        </w:tc>
        <w:tc>
          <w:tcPr>
            <w:tcW w:w="7123" w:type="dxa"/>
          </w:tcPr>
          <w:p w14:paraId="0AC2A1F4" w14:textId="77777777" w:rsidR="00D40B89" w:rsidRDefault="00D40B89" w:rsidP="00F973A3">
            <w:r>
              <w:t>Migration of incremental changes made in source during the onetime migration.</w:t>
            </w:r>
          </w:p>
        </w:tc>
      </w:tr>
      <w:tr w:rsidR="00D40B89" w14:paraId="7D85DF57" w14:textId="77777777" w:rsidTr="00F973A3">
        <w:trPr>
          <w:jc w:val="center"/>
        </w:trPr>
        <w:tc>
          <w:tcPr>
            <w:tcW w:w="3591" w:type="dxa"/>
          </w:tcPr>
          <w:p w14:paraId="0DBF78F4" w14:textId="77777777" w:rsidR="00D40B89" w:rsidRDefault="00D40B89" w:rsidP="00F973A3">
            <w:r>
              <w:rPr>
                <w:b/>
                <w:bCs/>
              </w:rPr>
              <w:t>Root Folder Permissions</w:t>
            </w:r>
          </w:p>
        </w:tc>
        <w:tc>
          <w:tcPr>
            <w:tcW w:w="7123" w:type="dxa"/>
          </w:tcPr>
          <w:p w14:paraId="058FED0E" w14:textId="77777777" w:rsidR="00D40B89" w:rsidRDefault="00D40B89" w:rsidP="00F973A3">
            <w:r>
              <w:t>CloudFuze preserves all root folder permissions along with access levels.</w:t>
            </w:r>
          </w:p>
        </w:tc>
      </w:tr>
      <w:tr w:rsidR="00D40B89" w14:paraId="49181674" w14:textId="77777777" w:rsidTr="00F973A3">
        <w:trPr>
          <w:jc w:val="center"/>
        </w:trPr>
        <w:tc>
          <w:tcPr>
            <w:tcW w:w="3591" w:type="dxa"/>
          </w:tcPr>
          <w:p w14:paraId="13D601B9" w14:textId="77777777" w:rsidR="00D40B89" w:rsidRDefault="00D40B89" w:rsidP="00F973A3">
            <w:r>
              <w:rPr>
                <w:b/>
                <w:bCs/>
              </w:rPr>
              <w:t>Sub-folder permissions</w:t>
            </w:r>
          </w:p>
        </w:tc>
        <w:tc>
          <w:tcPr>
            <w:tcW w:w="7123" w:type="dxa"/>
          </w:tcPr>
          <w:p w14:paraId="140CC617" w14:textId="77777777" w:rsidR="00D40B89" w:rsidRDefault="00D40B89" w:rsidP="00F973A3">
            <w:r>
              <w:t>CloudFuze preserves all subfolder permissions along with access levels.</w:t>
            </w:r>
          </w:p>
        </w:tc>
      </w:tr>
      <w:tr w:rsidR="00D40B89" w14:paraId="5B21FDDB" w14:textId="77777777" w:rsidTr="00F973A3">
        <w:trPr>
          <w:jc w:val="center"/>
        </w:trPr>
        <w:tc>
          <w:tcPr>
            <w:tcW w:w="3591" w:type="dxa"/>
          </w:tcPr>
          <w:p w14:paraId="3C223F86" w14:textId="77777777" w:rsidR="00D40B89" w:rsidRDefault="00D40B89" w:rsidP="00F973A3">
            <w:r>
              <w:rPr>
                <w:b/>
                <w:bCs/>
              </w:rPr>
              <w:t>Shared links</w:t>
            </w:r>
          </w:p>
        </w:tc>
        <w:tc>
          <w:tcPr>
            <w:tcW w:w="7123" w:type="dxa"/>
          </w:tcPr>
          <w:p w14:paraId="08EBDA4A" w14:textId="77777777" w:rsidR="00D40B89" w:rsidRDefault="00D40B89" w:rsidP="00F973A3">
            <w:r>
              <w:t>CloudFuze migrates all shared links from source to destination and maintains the type of links.</w:t>
            </w:r>
          </w:p>
        </w:tc>
      </w:tr>
      <w:tr w:rsidR="00D40B89" w14:paraId="3CC94D74" w14:textId="77777777" w:rsidTr="00F973A3">
        <w:trPr>
          <w:jc w:val="center"/>
        </w:trPr>
        <w:tc>
          <w:tcPr>
            <w:tcW w:w="3591" w:type="dxa"/>
          </w:tcPr>
          <w:p w14:paraId="4214A482" w14:textId="77777777" w:rsidR="00D40B89" w:rsidRDefault="00D40B89" w:rsidP="00F973A3">
            <w:r>
              <w:rPr>
                <w:b/>
                <w:bCs/>
              </w:rPr>
              <w:t>External Shares</w:t>
            </w:r>
          </w:p>
        </w:tc>
        <w:tc>
          <w:tcPr>
            <w:tcW w:w="7123" w:type="dxa"/>
          </w:tcPr>
          <w:p w14:paraId="2CF7E2EC" w14:textId="77777777" w:rsidR="00D40B89" w:rsidRDefault="00D40B89" w:rsidP="00F973A3">
            <w:r>
              <w:t>CloudFuze can migrate external permissions (Files/Folders shared with people of outside organizations) of files/folders to the destination along with access levels.</w:t>
            </w:r>
          </w:p>
        </w:tc>
      </w:tr>
      <w:tr w:rsidR="00D40B89" w14:paraId="389A7052" w14:textId="77777777" w:rsidTr="00F973A3">
        <w:trPr>
          <w:jc w:val="center"/>
        </w:trPr>
        <w:tc>
          <w:tcPr>
            <w:tcW w:w="3591" w:type="dxa"/>
          </w:tcPr>
          <w:p w14:paraId="11AD2D31" w14:textId="77777777" w:rsidR="00D40B89" w:rsidRDefault="00D40B89" w:rsidP="00F973A3">
            <w:r>
              <w:rPr>
                <w:b/>
                <w:bCs/>
              </w:rPr>
              <w:t>Version History</w:t>
            </w:r>
          </w:p>
        </w:tc>
        <w:tc>
          <w:tcPr>
            <w:tcW w:w="7123" w:type="dxa"/>
          </w:tcPr>
          <w:p w14:paraId="3BAB604E" w14:textId="77777777" w:rsidR="00D40B89" w:rsidRDefault="00D40B89" w:rsidP="00F973A3">
            <w:r>
              <w:t>Migration of all file versions from source to destination.</w:t>
            </w:r>
          </w:p>
        </w:tc>
      </w:tr>
      <w:tr w:rsidR="00D40B89" w14:paraId="41AD271B" w14:textId="77777777" w:rsidTr="00F973A3">
        <w:trPr>
          <w:jc w:val="center"/>
        </w:trPr>
        <w:tc>
          <w:tcPr>
            <w:tcW w:w="3591" w:type="dxa"/>
          </w:tcPr>
          <w:p w14:paraId="17D3C76B" w14:textId="77777777" w:rsidR="00D40B89" w:rsidRDefault="00D40B89" w:rsidP="00F973A3">
            <w:r>
              <w:rPr>
                <w:b/>
                <w:bCs/>
              </w:rPr>
              <w:t>Metadata</w:t>
            </w:r>
          </w:p>
        </w:tc>
        <w:tc>
          <w:tcPr>
            <w:tcW w:w="7123" w:type="dxa"/>
          </w:tcPr>
          <w:p w14:paraId="32960E3E" w14:textId="77777777" w:rsidR="00D40B89" w:rsidRDefault="00D40B89" w:rsidP="00F973A3">
            <w:r>
              <w:t>Maintaining the original timestamps, including creation and modification dates and times, when transferring data to the destination cloud.</w:t>
            </w:r>
          </w:p>
        </w:tc>
      </w:tr>
      <w:tr w:rsidR="00D40B89" w14:paraId="1B32834F" w14:textId="77777777" w:rsidTr="00F973A3">
        <w:trPr>
          <w:jc w:val="center"/>
        </w:trPr>
        <w:tc>
          <w:tcPr>
            <w:tcW w:w="3591" w:type="dxa"/>
          </w:tcPr>
          <w:p w14:paraId="2AC214B2" w14:textId="77777777" w:rsidR="00D40B89" w:rsidRDefault="00D40B89" w:rsidP="00F973A3">
            <w:r>
              <w:rPr>
                <w:b/>
                <w:bCs/>
              </w:rPr>
              <w:t>Special Characters Replacement</w:t>
            </w:r>
          </w:p>
        </w:tc>
        <w:tc>
          <w:tcPr>
            <w:tcW w:w="7123" w:type="dxa"/>
          </w:tcPr>
          <w:p w14:paraId="72A0BAFD" w14:textId="77777777" w:rsidR="00D40B89" w:rsidRDefault="00D40B89" w:rsidP="00F973A3">
            <w:r>
              <w:t>Special characters not supported by the destination cloud will be automatically replaced with underscores (_) or hyphens (-). This ensures that the integrity of the data is maintained during the migration process.</w:t>
            </w:r>
          </w:p>
        </w:tc>
      </w:tr>
      <w:tr w:rsidR="00D40B89" w14:paraId="21EBCDAD" w14:textId="77777777" w:rsidTr="00F973A3">
        <w:trPr>
          <w:jc w:val="center"/>
        </w:trPr>
        <w:tc>
          <w:tcPr>
            <w:tcW w:w="3591" w:type="dxa"/>
          </w:tcPr>
          <w:p w14:paraId="7BE429DD" w14:textId="77777777" w:rsidR="00D40B89" w:rsidRDefault="00D40B89" w:rsidP="00F973A3">
            <w:r>
              <w:rPr>
                <w:b/>
                <w:bCs/>
              </w:rPr>
              <w:t>Long-File/folder path</w:t>
            </w:r>
          </w:p>
        </w:tc>
        <w:tc>
          <w:tcPr>
            <w:tcW w:w="7123" w:type="dxa"/>
          </w:tcPr>
          <w:p w14:paraId="7B26FE04" w14:textId="77777777" w:rsidR="00D40B89" w:rsidRDefault="00D40B89" w:rsidP="00F973A3">
            <w:r>
              <w:t>If the destination cloud has a long folder path limitation, the system automatically adjusts the destination's path as per the limitation.</w:t>
            </w:r>
          </w:p>
        </w:tc>
      </w:tr>
      <w:tr w:rsidR="00D40B89" w14:paraId="54B71342" w14:textId="77777777" w:rsidTr="00F973A3">
        <w:trPr>
          <w:jc w:val="center"/>
        </w:trPr>
        <w:tc>
          <w:tcPr>
            <w:tcW w:w="3591" w:type="dxa"/>
          </w:tcPr>
          <w:p w14:paraId="6E3E20D0" w14:textId="77777777" w:rsidR="00D40B89" w:rsidRDefault="00D40B89" w:rsidP="00F973A3">
            <w:r>
              <w:rPr>
                <w:b/>
                <w:bCs/>
              </w:rPr>
              <w:t>Auto-Retry</w:t>
            </w:r>
          </w:p>
        </w:tc>
        <w:tc>
          <w:tcPr>
            <w:tcW w:w="7123" w:type="dxa"/>
          </w:tcPr>
          <w:p w14:paraId="607DC9E4" w14:textId="77777777" w:rsidR="00D40B89" w:rsidRDefault="00D40B89" w:rsidP="00F973A3">
            <w:r>
              <w:t>The system will automatically prevent the generation of email notifications for collaborations on folders/files originating from the destination cloud.</w:t>
            </w:r>
          </w:p>
        </w:tc>
      </w:tr>
    </w:tbl>
    <w:p w14:paraId="0E6AA63E" w14:textId="77777777" w:rsidR="00D40B89" w:rsidRDefault="00D40B89">
      <w:pPr>
        <w:pStyle w:val="PDParagraphDefault"/>
      </w:pPr>
    </w:p>
    <w:p w14:paraId="2C785524" w14:textId="77777777" w:rsidR="00D40B89" w:rsidRDefault="00D40B89">
      <w:pPr>
        <w:pStyle w:val="PDParagraphDefault"/>
      </w:pPr>
    </w:p>
    <w:p w14:paraId="1F671DE5" w14:textId="77777777" w:rsidR="00D40B89" w:rsidRDefault="00D40B89">
      <w:pPr>
        <w:pStyle w:val="PDParagraphDefault"/>
      </w:pPr>
    </w:p>
    <w:p w14:paraId="51F2AF89" w14:textId="77777777" w:rsidR="00D40B89" w:rsidRDefault="00D40B89">
      <w:pPr>
        <w:pStyle w:val="PDParagraphDefault"/>
      </w:pPr>
    </w:p>
    <w:p w14:paraId="6644F056" w14:textId="77777777" w:rsidR="00D40B89" w:rsidRDefault="00D40B89">
      <w:pPr>
        <w:pStyle w:val="PDParagraphDefault"/>
      </w:pPr>
    </w:p>
    <w:p w14:paraId="7DC4FDB6" w14:textId="77777777" w:rsidR="00D40B89" w:rsidRDefault="00D40B89">
      <w:pPr>
        <w:pStyle w:val="PDParagraphDefault"/>
      </w:pPr>
    </w:p>
    <w:tbl>
      <w:tblPr>
        <w:tblStyle w:val="CustomGrid3106681451278"/>
        <w:tblW w:w="0" w:type="auto"/>
        <w:jc w:val="center"/>
        <w:tblLook w:val="04A0" w:firstRow="1" w:lastRow="0" w:firstColumn="1" w:lastColumn="0" w:noHBand="0" w:noVBand="1"/>
      </w:tblPr>
      <w:tblGrid>
        <w:gridCol w:w="10714"/>
      </w:tblGrid>
      <w:tr w:rsidR="00ED6019" w14:paraId="65360716" w14:textId="77777777">
        <w:trPr>
          <w:jc w:val="center"/>
        </w:trPr>
        <w:tc>
          <w:tcPr>
            <w:tcW w:w="10714" w:type="dxa"/>
            <w:shd w:val="clear" w:color="auto" w:fill="93CDDC"/>
          </w:tcPr>
          <w:p w14:paraId="09463398" w14:textId="77777777" w:rsidR="00ED6019" w:rsidRDefault="00000000">
            <w:pPr>
              <w:jc w:val="center"/>
            </w:pPr>
            <w:r>
              <w:rPr>
                <w:b/>
                <w:bCs/>
                <w:sz w:val="24"/>
                <w:szCs w:val="24"/>
                <w:shd w:val="clear" w:color="auto" w:fill="B6DDE8"/>
              </w:rPr>
              <w:t>Exhibit 2- NOT INCLUDED IN MIGRATION</w:t>
            </w:r>
          </w:p>
        </w:tc>
      </w:tr>
    </w:tbl>
    <w:p w14:paraId="64BAD206" w14:textId="77777777" w:rsidR="00ED6019" w:rsidRDefault="00ED6019">
      <w:pPr>
        <w:spacing w:after="0" w:line="240" w:lineRule="auto"/>
      </w:pPr>
    </w:p>
    <w:tbl>
      <w:tblPr>
        <w:tblStyle w:val="TableGridWithHeader"/>
        <w:tblW w:w="0" w:type="auto"/>
        <w:jc w:val="center"/>
        <w:tblLook w:val="04A0" w:firstRow="1" w:lastRow="0" w:firstColumn="1" w:lastColumn="0" w:noHBand="0" w:noVBand="1"/>
      </w:tblPr>
      <w:tblGrid>
        <w:gridCol w:w="3112"/>
        <w:gridCol w:w="7602"/>
      </w:tblGrid>
      <w:tr w:rsidR="00ED6019" w14:paraId="2CBAE2AD" w14:textId="77777777" w:rsidTr="00ED6019">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6E1813C2" w14:textId="77777777" w:rsidR="00ED6019" w:rsidRDefault="00000000">
            <w:pPr>
              <w:jc w:val="center"/>
            </w:pPr>
            <w:r>
              <w:t>NOT INCLUDED IN EGNYTE TO ONEDRIVE MIGRATION FEATURES</w:t>
            </w:r>
          </w:p>
        </w:tc>
      </w:tr>
      <w:tr w:rsidR="00ED6019" w14:paraId="46C9DDC0" w14:textId="77777777" w:rsidTr="00ED6019">
        <w:trPr>
          <w:jc w:val="center"/>
        </w:trPr>
        <w:tc>
          <w:tcPr>
            <w:tcW w:w="3112" w:type="dxa"/>
          </w:tcPr>
          <w:p w14:paraId="1896E197" w14:textId="77777777" w:rsidR="00ED6019" w:rsidRDefault="00000000">
            <w:r>
              <w:rPr>
                <w:b/>
                <w:bCs/>
                <w:sz w:val="21"/>
                <w:szCs w:val="21"/>
              </w:rPr>
              <w:t>Versions</w:t>
            </w:r>
          </w:p>
        </w:tc>
        <w:tc>
          <w:tcPr>
            <w:tcW w:w="7602" w:type="dxa"/>
          </w:tcPr>
          <w:p w14:paraId="6F59100E" w14:textId="77777777" w:rsidR="00ED6019" w:rsidRDefault="00000000">
            <w:r>
              <w:rPr>
                <w:sz w:val="21"/>
                <w:szCs w:val="21"/>
              </w:rPr>
              <w:t>Migration of all file versions from source to destination.</w:t>
            </w:r>
          </w:p>
        </w:tc>
      </w:tr>
      <w:tr w:rsidR="00ED6019" w14:paraId="28BCC4B6" w14:textId="77777777" w:rsidTr="00ED6019">
        <w:trPr>
          <w:jc w:val="center"/>
        </w:trPr>
        <w:tc>
          <w:tcPr>
            <w:tcW w:w="3112" w:type="dxa"/>
          </w:tcPr>
          <w:p w14:paraId="494CE18C" w14:textId="77777777" w:rsidR="00ED6019" w:rsidRDefault="00000000">
            <w:pPr>
              <w:spacing w:line="264" w:lineRule="auto"/>
            </w:pPr>
            <w:r>
              <w:rPr>
                <w:b/>
                <w:bCs/>
                <w:sz w:val="21"/>
                <w:szCs w:val="21"/>
              </w:rPr>
              <w:t>Embedded Links</w:t>
            </w:r>
          </w:p>
        </w:tc>
        <w:tc>
          <w:tcPr>
            <w:tcW w:w="7602" w:type="dxa"/>
          </w:tcPr>
          <w:p w14:paraId="257586B0" w14:textId="77777777" w:rsidR="00ED6019" w:rsidRDefault="00000000">
            <w:r>
              <w:rPr>
                <w:sz w:val="21"/>
                <w:szCs w:val="21"/>
              </w:rPr>
              <w:t>The system retains the addresses of links present within a file, which point to other files in the cloud. These links' addresses will be transformed into appropriate destination formats during Migration.</w:t>
            </w:r>
          </w:p>
        </w:tc>
      </w:tr>
      <w:tr w:rsidR="00ED6019" w14:paraId="0C739BAC" w14:textId="77777777" w:rsidTr="00ED6019">
        <w:trPr>
          <w:jc w:val="center"/>
        </w:trPr>
        <w:tc>
          <w:tcPr>
            <w:tcW w:w="3112" w:type="dxa"/>
          </w:tcPr>
          <w:p w14:paraId="6CD34B7D" w14:textId="77777777" w:rsidR="00ED6019" w:rsidRDefault="00000000">
            <w:pPr>
              <w:spacing w:line="264" w:lineRule="auto"/>
            </w:pPr>
            <w:r>
              <w:rPr>
                <w:b/>
                <w:bCs/>
                <w:sz w:val="21"/>
                <w:szCs w:val="21"/>
              </w:rPr>
              <w:t>Selective Versions</w:t>
            </w:r>
          </w:p>
        </w:tc>
        <w:tc>
          <w:tcPr>
            <w:tcW w:w="7602" w:type="dxa"/>
          </w:tcPr>
          <w:p w14:paraId="0103DE4B" w14:textId="77777777" w:rsidR="00ED6019" w:rsidRDefault="00000000">
            <w:r>
              <w:rPr>
                <w:sz w:val="21"/>
                <w:szCs w:val="21"/>
              </w:rPr>
              <w:t>Migration of selective versions of files from source to destination. If we opt for five, the last five versions will get migrates to the destination.</w:t>
            </w:r>
          </w:p>
        </w:tc>
      </w:tr>
    </w:tbl>
    <w:p w14:paraId="4A27C058" w14:textId="77777777" w:rsidR="00ED6019" w:rsidRDefault="00ED6019">
      <w:pPr>
        <w:spacing w:after="0" w:line="240" w:lineRule="auto"/>
      </w:pPr>
    </w:p>
    <w:p w14:paraId="720AD169" w14:textId="77777777" w:rsidR="00B63072" w:rsidRDefault="00B63072">
      <w:pPr>
        <w:spacing w:after="0" w:line="240" w:lineRule="auto"/>
      </w:pPr>
    </w:p>
    <w:tbl>
      <w:tblPr>
        <w:tblStyle w:val="TableGridWithHeader"/>
        <w:tblW w:w="0" w:type="auto"/>
        <w:jc w:val="center"/>
        <w:tblLook w:val="04A0" w:firstRow="1" w:lastRow="0" w:firstColumn="1" w:lastColumn="0" w:noHBand="0" w:noVBand="1"/>
      </w:tblPr>
      <w:tblGrid>
        <w:gridCol w:w="3112"/>
        <w:gridCol w:w="7602"/>
      </w:tblGrid>
      <w:tr w:rsidR="00FD00C3" w14:paraId="2CA83F64" w14:textId="77777777" w:rsidTr="00F973A3">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24109EC9" w14:textId="77777777" w:rsidR="00FD00C3" w:rsidRDefault="00FD00C3" w:rsidP="00F973A3">
            <w:pPr>
              <w:jc w:val="center"/>
            </w:pPr>
            <w:r>
              <w:t>NOT INCLUDED IN EGNYTE TO SHAREPOINT ONLINE MIGRATION FEATURES</w:t>
            </w:r>
          </w:p>
        </w:tc>
      </w:tr>
      <w:tr w:rsidR="00FD00C3" w14:paraId="55B360BC" w14:textId="77777777" w:rsidTr="00F973A3">
        <w:trPr>
          <w:jc w:val="center"/>
        </w:trPr>
        <w:tc>
          <w:tcPr>
            <w:tcW w:w="3112" w:type="dxa"/>
          </w:tcPr>
          <w:p w14:paraId="4D94A5E9" w14:textId="77777777" w:rsidR="00FD00C3" w:rsidRDefault="00FD00C3" w:rsidP="00F973A3">
            <w:r>
              <w:rPr>
                <w:b/>
                <w:bCs/>
                <w:sz w:val="21"/>
                <w:szCs w:val="21"/>
              </w:rPr>
              <w:t>Versions</w:t>
            </w:r>
          </w:p>
        </w:tc>
        <w:tc>
          <w:tcPr>
            <w:tcW w:w="7602" w:type="dxa"/>
          </w:tcPr>
          <w:p w14:paraId="5AADB987" w14:textId="77777777" w:rsidR="00FD00C3" w:rsidRDefault="00FD00C3" w:rsidP="00F973A3">
            <w:r>
              <w:rPr>
                <w:sz w:val="21"/>
                <w:szCs w:val="21"/>
              </w:rPr>
              <w:t>Migration of all file versions from source to destination.</w:t>
            </w:r>
          </w:p>
        </w:tc>
      </w:tr>
      <w:tr w:rsidR="00FD00C3" w14:paraId="7F97CADB" w14:textId="77777777" w:rsidTr="00F973A3">
        <w:trPr>
          <w:jc w:val="center"/>
        </w:trPr>
        <w:tc>
          <w:tcPr>
            <w:tcW w:w="3112" w:type="dxa"/>
          </w:tcPr>
          <w:p w14:paraId="5D92ED54" w14:textId="77777777" w:rsidR="00FD00C3" w:rsidRDefault="00FD00C3" w:rsidP="00F973A3">
            <w:pPr>
              <w:spacing w:line="264" w:lineRule="auto"/>
            </w:pPr>
            <w:r>
              <w:rPr>
                <w:b/>
                <w:bCs/>
                <w:sz w:val="21"/>
                <w:szCs w:val="21"/>
              </w:rPr>
              <w:t>Embedded Links</w:t>
            </w:r>
          </w:p>
        </w:tc>
        <w:tc>
          <w:tcPr>
            <w:tcW w:w="7602" w:type="dxa"/>
          </w:tcPr>
          <w:p w14:paraId="68A791F8" w14:textId="77777777" w:rsidR="00FD00C3" w:rsidRDefault="00FD00C3" w:rsidP="00F973A3">
            <w:r>
              <w:rPr>
                <w:sz w:val="21"/>
                <w:szCs w:val="21"/>
              </w:rPr>
              <w:t>The system retains the addresses of links present within a file, which point to other files in the cloud. These links' addresses will be transformed into appropriate destination formats during Migration.</w:t>
            </w:r>
          </w:p>
        </w:tc>
      </w:tr>
      <w:tr w:rsidR="00FD00C3" w14:paraId="547FCE80" w14:textId="77777777" w:rsidTr="00F973A3">
        <w:trPr>
          <w:jc w:val="center"/>
        </w:trPr>
        <w:tc>
          <w:tcPr>
            <w:tcW w:w="3112" w:type="dxa"/>
          </w:tcPr>
          <w:p w14:paraId="7D4E25BF" w14:textId="77777777" w:rsidR="00FD00C3" w:rsidRDefault="00FD00C3" w:rsidP="00F973A3">
            <w:pPr>
              <w:spacing w:line="264" w:lineRule="auto"/>
            </w:pPr>
            <w:r>
              <w:rPr>
                <w:b/>
                <w:bCs/>
                <w:sz w:val="21"/>
                <w:szCs w:val="21"/>
              </w:rPr>
              <w:t>Selective Versions</w:t>
            </w:r>
          </w:p>
        </w:tc>
        <w:tc>
          <w:tcPr>
            <w:tcW w:w="7602" w:type="dxa"/>
          </w:tcPr>
          <w:p w14:paraId="3A0B09B2" w14:textId="77777777" w:rsidR="00FD00C3" w:rsidRDefault="00FD00C3" w:rsidP="00F973A3">
            <w:r>
              <w:rPr>
                <w:sz w:val="21"/>
                <w:szCs w:val="21"/>
              </w:rPr>
              <w:t>Migration of selective versions of files from source to destination. If we opt for five, the last five versions will get migrates to the destination.</w:t>
            </w:r>
          </w:p>
        </w:tc>
      </w:tr>
    </w:tbl>
    <w:p w14:paraId="4621E05D" w14:textId="77777777" w:rsidR="00ED6019" w:rsidRDefault="00ED6019">
      <w:pPr>
        <w:pStyle w:val="PDParagraphDefault"/>
      </w:pPr>
    </w:p>
    <w:sectPr w:rsidR="00ED6019">
      <w:headerReference w:type="default" r:id="rId23"/>
      <w:footerReference w:type="default" r:id="rId24"/>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E008AE" w14:textId="77777777" w:rsidR="007A6785" w:rsidRDefault="007A6785">
      <w:pPr>
        <w:spacing w:after="0" w:line="240" w:lineRule="auto"/>
      </w:pPr>
      <w:r>
        <w:separator/>
      </w:r>
    </w:p>
  </w:endnote>
  <w:endnote w:type="continuationSeparator" w:id="0">
    <w:p w14:paraId="47A7DFF6" w14:textId="77777777" w:rsidR="007A6785" w:rsidRDefault="007A67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6B839A" w14:textId="77777777" w:rsidR="00ED6019" w:rsidRDefault="00000000">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2FA47F17" w14:textId="77777777" w:rsidR="00ED6019"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4AC6E85" w14:textId="77777777" w:rsidR="00ED6019" w:rsidRDefault="00ED6019">
    <w:pPr>
      <w:pStyle w:val="PDFooter"/>
      <w:jc w:val="center"/>
    </w:pPr>
  </w:p>
  <w:p w14:paraId="7618C3FF" w14:textId="77777777" w:rsidR="00ED6019" w:rsidRDefault="00ED6019">
    <w:pPr>
      <w:pStyle w:val="PD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B4423" w14:textId="77777777" w:rsidR="00FF6D29" w:rsidRDefault="00FF6D29"/>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3DC86E" w14:textId="77777777" w:rsidR="00ED6019" w:rsidRDefault="00000000">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603F12C7" w14:textId="77777777" w:rsidR="00ED6019"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EC04EEE" w14:textId="77777777" w:rsidR="00ED6019" w:rsidRDefault="00ED6019">
    <w:pPr>
      <w:pStyle w:val="PDFooter"/>
      <w:jc w:val="center"/>
    </w:pPr>
  </w:p>
  <w:p w14:paraId="62A0FD37" w14:textId="77777777" w:rsidR="00ED6019" w:rsidRDefault="00ED6019">
    <w:pPr>
      <w:pStyle w:val="P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CCBF9C" w14:textId="77777777" w:rsidR="00ED6019" w:rsidRDefault="00000000">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27DFBCC2" w14:textId="77777777" w:rsidR="00ED6019"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D592655" w14:textId="77777777" w:rsidR="00ED6019" w:rsidRDefault="00ED6019">
    <w:pPr>
      <w:pStyle w:val="PDFooter"/>
      <w:jc w:val="center"/>
    </w:pPr>
  </w:p>
  <w:p w14:paraId="70206C22" w14:textId="77777777" w:rsidR="00ED6019" w:rsidRDefault="00ED6019">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B48283" w14:textId="77777777" w:rsidR="00ED6019" w:rsidRDefault="00000000">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2FFF93DD" w14:textId="77777777" w:rsidR="00ED6019"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7AD84891" w14:textId="77777777" w:rsidR="00ED6019" w:rsidRDefault="00ED6019">
    <w:pPr>
      <w:pStyle w:val="PDFooter"/>
      <w:jc w:val="center"/>
    </w:pPr>
  </w:p>
  <w:p w14:paraId="5664E739" w14:textId="77777777" w:rsidR="00ED6019" w:rsidRDefault="00ED6019">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AAEDE8" w14:textId="77777777" w:rsidR="00ED6019" w:rsidRDefault="00000000">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2175E2F5" w14:textId="77777777" w:rsidR="00ED6019"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2908647" w14:textId="77777777" w:rsidR="00ED6019" w:rsidRDefault="00ED6019">
    <w:pPr>
      <w:pStyle w:val="PDFooter"/>
      <w:jc w:val="center"/>
    </w:pPr>
  </w:p>
  <w:p w14:paraId="3D7C3141" w14:textId="77777777" w:rsidR="00ED6019" w:rsidRDefault="00ED6019">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82BA96" w14:textId="77777777" w:rsidR="00ED6019" w:rsidRDefault="00000000">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243CC97C" w14:textId="77777777" w:rsidR="00ED6019"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B0A6E57" w14:textId="77777777" w:rsidR="00ED6019" w:rsidRDefault="00ED6019">
    <w:pPr>
      <w:pStyle w:val="PDFooter"/>
      <w:jc w:val="center"/>
    </w:pPr>
  </w:p>
  <w:p w14:paraId="6A37E6B4" w14:textId="77777777" w:rsidR="00ED6019" w:rsidRDefault="00ED6019">
    <w:pPr>
      <w:pStyle w:val="PD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536200" w14:textId="77777777" w:rsidR="00ED6019" w:rsidRDefault="00000000">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41E36BE6" w14:textId="77777777" w:rsidR="00ED6019"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CAF1E7C" w14:textId="77777777" w:rsidR="00ED6019" w:rsidRDefault="00ED6019">
    <w:pPr>
      <w:pStyle w:val="PDFooter"/>
      <w:jc w:val="center"/>
    </w:pPr>
  </w:p>
  <w:p w14:paraId="75316345" w14:textId="77777777" w:rsidR="00ED6019" w:rsidRDefault="00ED6019">
    <w:pPr>
      <w:pStyle w:val="PD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3780EB" w14:textId="77777777" w:rsidR="00ED6019" w:rsidRDefault="00000000">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1E599136" w14:textId="77777777" w:rsidR="00ED6019"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D249649" w14:textId="77777777" w:rsidR="00ED6019" w:rsidRDefault="00ED6019">
    <w:pPr>
      <w:pStyle w:val="PDFooter"/>
      <w:jc w:val="center"/>
    </w:pPr>
  </w:p>
  <w:p w14:paraId="2FA66E46" w14:textId="77777777" w:rsidR="00ED6019" w:rsidRDefault="00ED6019">
    <w:pPr>
      <w:pStyle w:val="PD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7AFC8B" w14:textId="77777777" w:rsidR="007A6785" w:rsidRDefault="007A6785">
      <w:pPr>
        <w:spacing w:after="0" w:line="240" w:lineRule="auto"/>
      </w:pPr>
      <w:r>
        <w:separator/>
      </w:r>
    </w:p>
  </w:footnote>
  <w:footnote w:type="continuationSeparator" w:id="0">
    <w:p w14:paraId="4217485A" w14:textId="77777777" w:rsidR="007A6785" w:rsidRDefault="007A678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17711E" w14:textId="77777777" w:rsidR="00ED6019" w:rsidRDefault="00ED6019">
    <w:pPr>
      <w:pStyle w:val="PDHeader"/>
    </w:pPr>
  </w:p>
  <w:p w14:paraId="0A5B7CBF" w14:textId="77777777" w:rsidR="00ED6019" w:rsidRDefault="00ED6019">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ED6019" w14:paraId="106ABD67" w14:textId="77777777">
      <w:trPr>
        <w:jc w:val="center"/>
      </w:trPr>
      <w:tc>
        <w:tcPr>
          <w:tcW w:w="2741" w:type="dxa"/>
        </w:tcPr>
        <w:p w14:paraId="72CD64A1" w14:textId="77777777" w:rsidR="00ED6019" w:rsidRDefault="00000000">
          <w:pPr>
            <w:jc w:val="center"/>
          </w:pPr>
          <w:r>
            <w:rPr>
              <w:noProof/>
            </w:rPr>
            <w:drawing>
              <wp:inline distT="0" distB="0" distL="0" distR="0" wp14:anchorId="13E575E4" wp14:editId="64E866B8">
                <wp:extent cx="1066800" cy="1066800"/>
                <wp:effectExtent l="0" t="0" r="0" b="0"/>
                <wp:docPr id="2020893115" name="Picture 2020893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C9A6C00" w14:textId="77777777" w:rsidR="00ED6019" w:rsidRDefault="00ED6019">
          <w:pPr>
            <w:pStyle w:val="PDHeader"/>
          </w:pPr>
        </w:p>
      </w:tc>
      <w:tc>
        <w:tcPr>
          <w:tcW w:w="3732" w:type="dxa"/>
        </w:tcPr>
        <w:p w14:paraId="5B2E0B0C" w14:textId="77777777" w:rsidR="00ED6019" w:rsidRDefault="00000000">
          <w:pPr>
            <w:jc w:val="center"/>
          </w:pPr>
          <w:r>
            <w:rPr>
              <w:noProof/>
            </w:rPr>
            <w:drawing>
              <wp:inline distT="0" distB="0" distL="0" distR="0" wp14:anchorId="42B99834" wp14:editId="6510EA4A">
                <wp:extent cx="1638300" cy="600075"/>
                <wp:effectExtent l="0" t="0" r="0" b="0"/>
                <wp:docPr id="26643876" name="Picture 266438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F1A5C1" w14:textId="77777777" w:rsidR="00FF6D29" w:rsidRDefault="00FF6D2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D8A632" w14:textId="77777777" w:rsidR="00ED6019" w:rsidRDefault="00ED6019">
    <w:pPr>
      <w:pStyle w:val="PDHeader"/>
    </w:pPr>
  </w:p>
  <w:p w14:paraId="076CCEB1" w14:textId="77777777" w:rsidR="00ED6019" w:rsidRDefault="00ED6019">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ED6019" w14:paraId="55396E06" w14:textId="77777777">
      <w:trPr>
        <w:jc w:val="center"/>
      </w:trPr>
      <w:tc>
        <w:tcPr>
          <w:tcW w:w="2741" w:type="dxa"/>
        </w:tcPr>
        <w:p w14:paraId="74421FF5" w14:textId="77777777" w:rsidR="00ED6019" w:rsidRDefault="00000000">
          <w:pPr>
            <w:jc w:val="center"/>
          </w:pPr>
          <w:r>
            <w:rPr>
              <w:noProof/>
            </w:rPr>
            <w:drawing>
              <wp:inline distT="0" distB="0" distL="0" distR="0" wp14:anchorId="54F90C32" wp14:editId="7155C8E8">
                <wp:extent cx="1066800" cy="1066800"/>
                <wp:effectExtent l="0" t="0" r="0" b="0"/>
                <wp:docPr id="604936478" name="Picture 6049364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7D0FB08" w14:textId="77777777" w:rsidR="00ED6019" w:rsidRDefault="00ED6019">
          <w:pPr>
            <w:pStyle w:val="PDHeader"/>
          </w:pPr>
        </w:p>
      </w:tc>
      <w:tc>
        <w:tcPr>
          <w:tcW w:w="3732" w:type="dxa"/>
        </w:tcPr>
        <w:p w14:paraId="173B33A8" w14:textId="77777777" w:rsidR="00ED6019" w:rsidRDefault="00000000">
          <w:pPr>
            <w:jc w:val="center"/>
          </w:pPr>
          <w:r>
            <w:rPr>
              <w:noProof/>
            </w:rPr>
            <w:drawing>
              <wp:inline distT="0" distB="0" distL="0" distR="0" wp14:anchorId="030957F5" wp14:editId="1880063B">
                <wp:extent cx="1638300" cy="600075"/>
                <wp:effectExtent l="0" t="0" r="0" b="0"/>
                <wp:docPr id="642033070" name="Picture 6420330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ED6D41" w14:textId="77777777" w:rsidR="00ED6019" w:rsidRDefault="00ED6019">
    <w:pPr>
      <w:pStyle w:val="PDHeader"/>
    </w:pPr>
  </w:p>
  <w:p w14:paraId="66850F7B" w14:textId="77777777" w:rsidR="00ED6019" w:rsidRDefault="00ED6019">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ED6019" w14:paraId="2D9D5F0B" w14:textId="77777777">
      <w:trPr>
        <w:jc w:val="center"/>
      </w:trPr>
      <w:tc>
        <w:tcPr>
          <w:tcW w:w="2741" w:type="dxa"/>
        </w:tcPr>
        <w:p w14:paraId="19AFDCB8" w14:textId="77777777" w:rsidR="00ED6019" w:rsidRDefault="00000000">
          <w:pPr>
            <w:jc w:val="center"/>
          </w:pPr>
          <w:r>
            <w:rPr>
              <w:noProof/>
            </w:rPr>
            <w:drawing>
              <wp:inline distT="0" distB="0" distL="0" distR="0" wp14:anchorId="027BD012" wp14:editId="62E9E35B">
                <wp:extent cx="1066800" cy="1066800"/>
                <wp:effectExtent l="0" t="0" r="0" b="0"/>
                <wp:docPr id="455309356" name="Picture 455309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AB33C10" w14:textId="77777777" w:rsidR="00ED6019" w:rsidRDefault="00ED6019">
          <w:pPr>
            <w:pStyle w:val="PDHeader"/>
          </w:pPr>
        </w:p>
      </w:tc>
      <w:tc>
        <w:tcPr>
          <w:tcW w:w="3732" w:type="dxa"/>
        </w:tcPr>
        <w:p w14:paraId="1913F4A7" w14:textId="77777777" w:rsidR="00ED6019" w:rsidRDefault="00000000">
          <w:pPr>
            <w:jc w:val="center"/>
          </w:pPr>
          <w:r>
            <w:rPr>
              <w:noProof/>
            </w:rPr>
            <w:drawing>
              <wp:inline distT="0" distB="0" distL="0" distR="0" wp14:anchorId="41C40954" wp14:editId="18A6C23F">
                <wp:extent cx="1638300" cy="600075"/>
                <wp:effectExtent l="0" t="0" r="0" b="0"/>
                <wp:docPr id="741726835" name="Picture 7417268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26C98" w14:textId="77777777" w:rsidR="00ED6019" w:rsidRDefault="00ED6019">
    <w:pPr>
      <w:pStyle w:val="PDHeader"/>
    </w:pPr>
  </w:p>
  <w:p w14:paraId="3FACD724" w14:textId="77777777" w:rsidR="00ED6019" w:rsidRDefault="00ED6019">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ED6019" w14:paraId="2F235ACB" w14:textId="77777777">
      <w:trPr>
        <w:jc w:val="center"/>
      </w:trPr>
      <w:tc>
        <w:tcPr>
          <w:tcW w:w="2741" w:type="dxa"/>
        </w:tcPr>
        <w:p w14:paraId="64C64456" w14:textId="77777777" w:rsidR="00ED6019" w:rsidRDefault="00000000">
          <w:pPr>
            <w:jc w:val="center"/>
          </w:pPr>
          <w:r>
            <w:rPr>
              <w:noProof/>
            </w:rPr>
            <w:drawing>
              <wp:inline distT="0" distB="0" distL="0" distR="0" wp14:anchorId="50769F7C" wp14:editId="71D14584">
                <wp:extent cx="1066800" cy="1066800"/>
                <wp:effectExtent l="0" t="0" r="0" b="0"/>
                <wp:docPr id="156085645" name="Picture 1560856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538834A" w14:textId="77777777" w:rsidR="00ED6019" w:rsidRDefault="00ED6019">
          <w:pPr>
            <w:pStyle w:val="PDHeader"/>
          </w:pPr>
        </w:p>
      </w:tc>
      <w:tc>
        <w:tcPr>
          <w:tcW w:w="3732" w:type="dxa"/>
        </w:tcPr>
        <w:p w14:paraId="041184E1" w14:textId="77777777" w:rsidR="00ED6019" w:rsidRDefault="00000000">
          <w:pPr>
            <w:jc w:val="center"/>
          </w:pPr>
          <w:r>
            <w:rPr>
              <w:noProof/>
            </w:rPr>
            <w:drawing>
              <wp:inline distT="0" distB="0" distL="0" distR="0" wp14:anchorId="0464C142" wp14:editId="2856AE76">
                <wp:extent cx="1638300" cy="600075"/>
                <wp:effectExtent l="0" t="0" r="0" b="0"/>
                <wp:docPr id="938308801" name="Picture 9383088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60AA10" w14:textId="77777777" w:rsidR="00ED6019" w:rsidRDefault="00ED6019">
    <w:pPr>
      <w:pStyle w:val="PDHeader"/>
    </w:pPr>
  </w:p>
  <w:p w14:paraId="106907A6" w14:textId="77777777" w:rsidR="00ED6019" w:rsidRDefault="00ED6019">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ED6019" w14:paraId="085C2690" w14:textId="77777777">
      <w:trPr>
        <w:jc w:val="center"/>
      </w:trPr>
      <w:tc>
        <w:tcPr>
          <w:tcW w:w="2741" w:type="dxa"/>
        </w:tcPr>
        <w:p w14:paraId="28572AFF" w14:textId="77777777" w:rsidR="00ED6019" w:rsidRDefault="00000000">
          <w:pPr>
            <w:jc w:val="center"/>
          </w:pPr>
          <w:r>
            <w:rPr>
              <w:noProof/>
            </w:rPr>
            <w:drawing>
              <wp:inline distT="0" distB="0" distL="0" distR="0" wp14:anchorId="206FA229" wp14:editId="75ACC8B2">
                <wp:extent cx="1066800" cy="1066800"/>
                <wp:effectExtent l="0" t="0" r="0" b="0"/>
                <wp:docPr id="990655239" name="Picture 990655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3193B40" w14:textId="77777777" w:rsidR="00ED6019" w:rsidRDefault="00ED6019">
          <w:pPr>
            <w:pStyle w:val="PDHeader"/>
          </w:pPr>
        </w:p>
      </w:tc>
      <w:tc>
        <w:tcPr>
          <w:tcW w:w="3732" w:type="dxa"/>
        </w:tcPr>
        <w:p w14:paraId="6A02CC15" w14:textId="77777777" w:rsidR="00ED6019" w:rsidRDefault="00000000">
          <w:pPr>
            <w:jc w:val="center"/>
          </w:pPr>
          <w:r>
            <w:rPr>
              <w:noProof/>
            </w:rPr>
            <w:drawing>
              <wp:inline distT="0" distB="0" distL="0" distR="0" wp14:anchorId="009C51A6" wp14:editId="07F4FFE3">
                <wp:extent cx="1638300" cy="600075"/>
                <wp:effectExtent l="0" t="0" r="0" b="0"/>
                <wp:docPr id="1444173352" name="Picture 1444173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086EDE" w14:textId="77777777" w:rsidR="00ED6019" w:rsidRDefault="00ED6019">
    <w:pPr>
      <w:pStyle w:val="PDHeader"/>
    </w:pPr>
  </w:p>
  <w:p w14:paraId="119224FA" w14:textId="77777777" w:rsidR="00ED6019" w:rsidRDefault="00ED6019">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ED6019" w14:paraId="772E68ED" w14:textId="77777777">
      <w:trPr>
        <w:jc w:val="center"/>
      </w:trPr>
      <w:tc>
        <w:tcPr>
          <w:tcW w:w="2741" w:type="dxa"/>
        </w:tcPr>
        <w:p w14:paraId="2EA134A2" w14:textId="77777777" w:rsidR="00ED6019" w:rsidRDefault="00000000">
          <w:pPr>
            <w:jc w:val="center"/>
          </w:pPr>
          <w:r>
            <w:rPr>
              <w:noProof/>
            </w:rPr>
            <w:drawing>
              <wp:inline distT="0" distB="0" distL="0" distR="0" wp14:anchorId="5D094BE1" wp14:editId="48B0E6B8">
                <wp:extent cx="1066800" cy="1066800"/>
                <wp:effectExtent l="0" t="0" r="0" b="0"/>
                <wp:docPr id="347805272" name="Picture 347805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96CEBF6" w14:textId="77777777" w:rsidR="00ED6019" w:rsidRDefault="00ED6019">
          <w:pPr>
            <w:pStyle w:val="PDHeader"/>
          </w:pPr>
        </w:p>
      </w:tc>
      <w:tc>
        <w:tcPr>
          <w:tcW w:w="3732" w:type="dxa"/>
        </w:tcPr>
        <w:p w14:paraId="62A536A6" w14:textId="77777777" w:rsidR="00ED6019" w:rsidRDefault="00000000">
          <w:pPr>
            <w:jc w:val="center"/>
          </w:pPr>
          <w:r>
            <w:rPr>
              <w:noProof/>
            </w:rPr>
            <w:drawing>
              <wp:inline distT="0" distB="0" distL="0" distR="0" wp14:anchorId="458FF942" wp14:editId="3F5A3FB4">
                <wp:extent cx="1638300" cy="600075"/>
                <wp:effectExtent l="0" t="0" r="0" b="0"/>
                <wp:docPr id="829987996" name="Picture 8299879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F4A808" w14:textId="77777777" w:rsidR="00ED6019" w:rsidRDefault="00ED6019">
    <w:pPr>
      <w:pStyle w:val="PDHeader"/>
    </w:pPr>
  </w:p>
  <w:p w14:paraId="63DEFEDD" w14:textId="77777777" w:rsidR="00ED6019" w:rsidRDefault="00ED6019">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ED6019" w14:paraId="3ABA4FC2" w14:textId="77777777">
      <w:trPr>
        <w:jc w:val="center"/>
      </w:trPr>
      <w:tc>
        <w:tcPr>
          <w:tcW w:w="2741" w:type="dxa"/>
        </w:tcPr>
        <w:p w14:paraId="7CE45AD1" w14:textId="77777777" w:rsidR="00ED6019" w:rsidRDefault="00000000">
          <w:pPr>
            <w:jc w:val="center"/>
          </w:pPr>
          <w:r>
            <w:rPr>
              <w:noProof/>
            </w:rPr>
            <w:drawing>
              <wp:inline distT="0" distB="0" distL="0" distR="0" wp14:anchorId="044AB75C" wp14:editId="4168E52A">
                <wp:extent cx="1066800" cy="1066800"/>
                <wp:effectExtent l="0" t="0" r="0" b="0"/>
                <wp:docPr id="1466414462" name="Picture 14664144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F7D11C3" w14:textId="77777777" w:rsidR="00ED6019" w:rsidRDefault="00ED6019">
          <w:pPr>
            <w:pStyle w:val="PDHeader"/>
          </w:pPr>
        </w:p>
      </w:tc>
      <w:tc>
        <w:tcPr>
          <w:tcW w:w="3732" w:type="dxa"/>
        </w:tcPr>
        <w:p w14:paraId="5C1F6032" w14:textId="77777777" w:rsidR="00ED6019" w:rsidRDefault="00000000">
          <w:pPr>
            <w:jc w:val="center"/>
          </w:pPr>
          <w:r>
            <w:rPr>
              <w:noProof/>
            </w:rPr>
            <w:drawing>
              <wp:inline distT="0" distB="0" distL="0" distR="0" wp14:anchorId="702C648E" wp14:editId="721A95CB">
                <wp:extent cx="1638300" cy="600075"/>
                <wp:effectExtent l="0" t="0" r="0" b="0"/>
                <wp:docPr id="769064909" name="Picture 7690649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683543" w14:textId="77777777" w:rsidR="00ED6019" w:rsidRDefault="00ED6019">
    <w:pPr>
      <w:pStyle w:val="PDHeader"/>
    </w:pPr>
  </w:p>
  <w:p w14:paraId="3ED022B5" w14:textId="77777777" w:rsidR="00ED6019" w:rsidRDefault="00ED6019">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ED6019" w14:paraId="4DC09653" w14:textId="77777777">
      <w:trPr>
        <w:jc w:val="center"/>
      </w:trPr>
      <w:tc>
        <w:tcPr>
          <w:tcW w:w="2741" w:type="dxa"/>
        </w:tcPr>
        <w:p w14:paraId="51D062A7" w14:textId="77777777" w:rsidR="00ED6019" w:rsidRDefault="00000000">
          <w:pPr>
            <w:jc w:val="center"/>
          </w:pPr>
          <w:r>
            <w:rPr>
              <w:noProof/>
            </w:rPr>
            <w:drawing>
              <wp:inline distT="0" distB="0" distL="0" distR="0" wp14:anchorId="00F1707B" wp14:editId="4974C92B">
                <wp:extent cx="1066800" cy="1066800"/>
                <wp:effectExtent l="0" t="0" r="0" b="0"/>
                <wp:docPr id="1815368884" name="Picture 18153688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26585E5" w14:textId="77777777" w:rsidR="00ED6019" w:rsidRDefault="00ED6019">
          <w:pPr>
            <w:pStyle w:val="PDHeader"/>
          </w:pPr>
        </w:p>
      </w:tc>
      <w:tc>
        <w:tcPr>
          <w:tcW w:w="3732" w:type="dxa"/>
        </w:tcPr>
        <w:p w14:paraId="4BCE8B3E" w14:textId="77777777" w:rsidR="00ED6019" w:rsidRDefault="00000000">
          <w:pPr>
            <w:jc w:val="center"/>
          </w:pPr>
          <w:r>
            <w:rPr>
              <w:noProof/>
            </w:rPr>
            <w:drawing>
              <wp:inline distT="0" distB="0" distL="0" distR="0" wp14:anchorId="20565017" wp14:editId="2A4B3CA7">
                <wp:extent cx="1638300" cy="600075"/>
                <wp:effectExtent l="0" t="0" r="0" b="0"/>
                <wp:docPr id="1648406053" name="Picture 1648406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1CD71305"/>
    <w:multiLevelType w:val="hybridMultilevel"/>
    <w:tmpl w:val="AE4E5398"/>
    <w:lvl w:ilvl="0" w:tplc="6194FD86">
      <w:start w:val="1"/>
      <w:numFmt w:val="bullet"/>
      <w:lvlText w:val="●"/>
      <w:lvlJc w:val="left"/>
      <w:pPr>
        <w:ind w:left="720" w:hanging="360"/>
      </w:pPr>
      <w:rPr>
        <w:rFonts w:ascii="Arial" w:hAnsi="Arial" w:hint="default"/>
      </w:rPr>
    </w:lvl>
    <w:lvl w:ilvl="1" w:tplc="8A066DB6">
      <w:numFmt w:val="decimal"/>
      <w:lvlText w:val=""/>
      <w:lvlJc w:val="left"/>
    </w:lvl>
    <w:lvl w:ilvl="2" w:tplc="6E1818E6">
      <w:numFmt w:val="decimal"/>
      <w:lvlText w:val=""/>
      <w:lvlJc w:val="left"/>
    </w:lvl>
    <w:lvl w:ilvl="3" w:tplc="86285368">
      <w:numFmt w:val="decimal"/>
      <w:lvlText w:val=""/>
      <w:lvlJc w:val="left"/>
    </w:lvl>
    <w:lvl w:ilvl="4" w:tplc="5768BBF6">
      <w:numFmt w:val="decimal"/>
      <w:lvlText w:val=""/>
      <w:lvlJc w:val="left"/>
    </w:lvl>
    <w:lvl w:ilvl="5" w:tplc="711A8B20">
      <w:numFmt w:val="decimal"/>
      <w:lvlText w:val=""/>
      <w:lvlJc w:val="left"/>
    </w:lvl>
    <w:lvl w:ilvl="6" w:tplc="F000D93A">
      <w:numFmt w:val="decimal"/>
      <w:lvlText w:val=""/>
      <w:lvlJc w:val="left"/>
    </w:lvl>
    <w:lvl w:ilvl="7" w:tplc="1FA69B40">
      <w:numFmt w:val="decimal"/>
      <w:lvlText w:val=""/>
      <w:lvlJc w:val="left"/>
    </w:lvl>
    <w:lvl w:ilvl="8" w:tplc="7ED0979E">
      <w:numFmt w:val="decimal"/>
      <w:lvlText w:val=""/>
      <w:lvlJc w:val="left"/>
    </w:lvl>
  </w:abstractNum>
  <w:abstractNum w:abstractNumId="2" w15:restartNumberingAfterBreak="0">
    <w:nsid w:val="1E030C21"/>
    <w:multiLevelType w:val="hybridMultilevel"/>
    <w:tmpl w:val="0ED2DA30"/>
    <w:lvl w:ilvl="0" w:tplc="E6EEDF52">
      <w:start w:val="1"/>
      <w:numFmt w:val="bullet"/>
      <w:lvlText w:val="●"/>
      <w:lvlJc w:val="left"/>
      <w:pPr>
        <w:ind w:left="720" w:hanging="360"/>
      </w:pPr>
      <w:rPr>
        <w:rFonts w:ascii="Arial" w:hAnsi="Arial" w:hint="default"/>
      </w:rPr>
    </w:lvl>
    <w:lvl w:ilvl="1" w:tplc="FEEE88F0">
      <w:numFmt w:val="decimal"/>
      <w:lvlText w:val=""/>
      <w:lvlJc w:val="left"/>
    </w:lvl>
    <w:lvl w:ilvl="2" w:tplc="E3B8CF12">
      <w:numFmt w:val="decimal"/>
      <w:lvlText w:val=""/>
      <w:lvlJc w:val="left"/>
    </w:lvl>
    <w:lvl w:ilvl="3" w:tplc="8536E220">
      <w:numFmt w:val="decimal"/>
      <w:lvlText w:val=""/>
      <w:lvlJc w:val="left"/>
    </w:lvl>
    <w:lvl w:ilvl="4" w:tplc="9FCE41BC">
      <w:numFmt w:val="decimal"/>
      <w:lvlText w:val=""/>
      <w:lvlJc w:val="left"/>
    </w:lvl>
    <w:lvl w:ilvl="5" w:tplc="16E6F120">
      <w:numFmt w:val="decimal"/>
      <w:lvlText w:val=""/>
      <w:lvlJc w:val="left"/>
    </w:lvl>
    <w:lvl w:ilvl="6" w:tplc="E580EAC8">
      <w:numFmt w:val="decimal"/>
      <w:lvlText w:val=""/>
      <w:lvlJc w:val="left"/>
    </w:lvl>
    <w:lvl w:ilvl="7" w:tplc="B29240F2">
      <w:numFmt w:val="decimal"/>
      <w:lvlText w:val=""/>
      <w:lvlJc w:val="left"/>
    </w:lvl>
    <w:lvl w:ilvl="8" w:tplc="E80825A2">
      <w:numFmt w:val="decimal"/>
      <w:lvlText w:val=""/>
      <w:lvlJc w:val="left"/>
    </w:lvl>
  </w:abstractNum>
  <w:abstractNum w:abstractNumId="3" w15:restartNumberingAfterBreak="0">
    <w:nsid w:val="43BB1403"/>
    <w:multiLevelType w:val="hybridMultilevel"/>
    <w:tmpl w:val="B3A8DD3E"/>
    <w:lvl w:ilvl="0" w:tplc="210C3F3A">
      <w:start w:val="1"/>
      <w:numFmt w:val="bullet"/>
      <w:lvlText w:val="●"/>
      <w:lvlJc w:val="left"/>
      <w:pPr>
        <w:ind w:left="720" w:hanging="360"/>
      </w:pPr>
      <w:rPr>
        <w:rFonts w:ascii="Arial" w:hAnsi="Arial" w:hint="default"/>
      </w:rPr>
    </w:lvl>
    <w:lvl w:ilvl="1" w:tplc="10784B2A">
      <w:numFmt w:val="decimal"/>
      <w:lvlText w:val=""/>
      <w:lvlJc w:val="left"/>
    </w:lvl>
    <w:lvl w:ilvl="2" w:tplc="ECCAB27C">
      <w:numFmt w:val="decimal"/>
      <w:lvlText w:val=""/>
      <w:lvlJc w:val="left"/>
    </w:lvl>
    <w:lvl w:ilvl="3" w:tplc="C0C0FC74">
      <w:numFmt w:val="decimal"/>
      <w:lvlText w:val=""/>
      <w:lvlJc w:val="left"/>
    </w:lvl>
    <w:lvl w:ilvl="4" w:tplc="8084E9F8">
      <w:numFmt w:val="decimal"/>
      <w:lvlText w:val=""/>
      <w:lvlJc w:val="left"/>
    </w:lvl>
    <w:lvl w:ilvl="5" w:tplc="87FA17A0">
      <w:numFmt w:val="decimal"/>
      <w:lvlText w:val=""/>
      <w:lvlJc w:val="left"/>
    </w:lvl>
    <w:lvl w:ilvl="6" w:tplc="BEE04130">
      <w:numFmt w:val="decimal"/>
      <w:lvlText w:val=""/>
      <w:lvlJc w:val="left"/>
    </w:lvl>
    <w:lvl w:ilvl="7" w:tplc="3104F470">
      <w:numFmt w:val="decimal"/>
      <w:lvlText w:val=""/>
      <w:lvlJc w:val="left"/>
    </w:lvl>
    <w:lvl w:ilvl="8" w:tplc="0FB02AEE">
      <w:numFmt w:val="decimal"/>
      <w:lvlText w:val=""/>
      <w:lvlJc w:val="left"/>
    </w:lvl>
  </w:abstractNum>
  <w:abstractNum w:abstractNumId="4" w15:restartNumberingAfterBreak="0">
    <w:nsid w:val="5769302D"/>
    <w:multiLevelType w:val="hybridMultilevel"/>
    <w:tmpl w:val="F4CA78EA"/>
    <w:lvl w:ilvl="0" w:tplc="142E9E24">
      <w:start w:val="1"/>
      <w:numFmt w:val="bullet"/>
      <w:lvlText w:val="●"/>
      <w:lvlJc w:val="left"/>
      <w:pPr>
        <w:ind w:left="720" w:hanging="360"/>
      </w:pPr>
      <w:rPr>
        <w:rFonts w:ascii="Arial" w:hAnsi="Arial" w:hint="default"/>
      </w:rPr>
    </w:lvl>
    <w:lvl w:ilvl="1" w:tplc="746827B6">
      <w:numFmt w:val="decimal"/>
      <w:lvlText w:val=""/>
      <w:lvlJc w:val="left"/>
    </w:lvl>
    <w:lvl w:ilvl="2" w:tplc="C60EA356">
      <w:numFmt w:val="decimal"/>
      <w:lvlText w:val=""/>
      <w:lvlJc w:val="left"/>
    </w:lvl>
    <w:lvl w:ilvl="3" w:tplc="B4F23154">
      <w:numFmt w:val="decimal"/>
      <w:lvlText w:val=""/>
      <w:lvlJc w:val="left"/>
    </w:lvl>
    <w:lvl w:ilvl="4" w:tplc="B43CDB04">
      <w:numFmt w:val="decimal"/>
      <w:lvlText w:val=""/>
      <w:lvlJc w:val="left"/>
    </w:lvl>
    <w:lvl w:ilvl="5" w:tplc="DC205826">
      <w:numFmt w:val="decimal"/>
      <w:lvlText w:val=""/>
      <w:lvlJc w:val="left"/>
    </w:lvl>
    <w:lvl w:ilvl="6" w:tplc="302EB4F0">
      <w:numFmt w:val="decimal"/>
      <w:lvlText w:val=""/>
      <w:lvlJc w:val="left"/>
    </w:lvl>
    <w:lvl w:ilvl="7" w:tplc="CFAECA5E">
      <w:numFmt w:val="decimal"/>
      <w:lvlText w:val=""/>
      <w:lvlJc w:val="left"/>
    </w:lvl>
    <w:lvl w:ilvl="8" w:tplc="25CC697E">
      <w:numFmt w:val="decimal"/>
      <w:lvlText w:val=""/>
      <w:lvlJc w:val="left"/>
    </w:lvl>
  </w:abstractNum>
  <w:abstractNum w:abstractNumId="5" w15:restartNumberingAfterBreak="0">
    <w:nsid w:val="6F1676C6"/>
    <w:multiLevelType w:val="hybridMultilevel"/>
    <w:tmpl w:val="C3B2F916"/>
    <w:lvl w:ilvl="0" w:tplc="556CA9F8">
      <w:start w:val="1"/>
      <w:numFmt w:val="bullet"/>
      <w:lvlText w:val="●"/>
      <w:lvlJc w:val="left"/>
      <w:pPr>
        <w:ind w:left="720" w:hanging="360"/>
      </w:pPr>
      <w:rPr>
        <w:rFonts w:ascii="Arial" w:hAnsi="Arial" w:hint="default"/>
      </w:rPr>
    </w:lvl>
    <w:lvl w:ilvl="1" w:tplc="2B34AF52">
      <w:numFmt w:val="decimal"/>
      <w:lvlText w:val=""/>
      <w:lvlJc w:val="left"/>
    </w:lvl>
    <w:lvl w:ilvl="2" w:tplc="65247AF4">
      <w:numFmt w:val="decimal"/>
      <w:lvlText w:val=""/>
      <w:lvlJc w:val="left"/>
    </w:lvl>
    <w:lvl w:ilvl="3" w:tplc="717E77E8">
      <w:numFmt w:val="decimal"/>
      <w:lvlText w:val=""/>
      <w:lvlJc w:val="left"/>
    </w:lvl>
    <w:lvl w:ilvl="4" w:tplc="86F259DE">
      <w:numFmt w:val="decimal"/>
      <w:lvlText w:val=""/>
      <w:lvlJc w:val="left"/>
    </w:lvl>
    <w:lvl w:ilvl="5" w:tplc="F43428B0">
      <w:numFmt w:val="decimal"/>
      <w:lvlText w:val=""/>
      <w:lvlJc w:val="left"/>
    </w:lvl>
    <w:lvl w:ilvl="6" w:tplc="339C32DC">
      <w:numFmt w:val="decimal"/>
      <w:lvlText w:val=""/>
      <w:lvlJc w:val="left"/>
    </w:lvl>
    <w:lvl w:ilvl="7" w:tplc="77E4DA08">
      <w:numFmt w:val="decimal"/>
      <w:lvlText w:val=""/>
      <w:lvlJc w:val="left"/>
    </w:lvl>
    <w:lvl w:ilvl="8" w:tplc="04F20E14">
      <w:numFmt w:val="decimal"/>
      <w:lvlText w:val=""/>
      <w:lvlJc w:val="left"/>
    </w:lvl>
  </w:abstractNum>
  <w:abstractNum w:abstractNumId="6"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784104669">
    <w:abstractNumId w:val="6"/>
  </w:num>
  <w:num w:numId="2" w16cid:durableId="1281954755">
    <w:abstractNumId w:val="0"/>
  </w:num>
  <w:num w:numId="3" w16cid:durableId="1810125902">
    <w:abstractNumId w:val="1"/>
  </w:num>
  <w:num w:numId="4" w16cid:durableId="116265309">
    <w:abstractNumId w:val="2"/>
  </w:num>
  <w:num w:numId="5" w16cid:durableId="1237328214">
    <w:abstractNumId w:val="4"/>
  </w:num>
  <w:num w:numId="6" w16cid:durableId="1842622891">
    <w:abstractNumId w:val="3"/>
  </w:num>
  <w:num w:numId="7" w16cid:durableId="1533886665">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run P">
    <w15:presenceInfo w15:providerId="AD" w15:userId="S::Tharun.Pothi@cloudfuze.com::91a36e57-8c48-4161-85a7-f656dbaf2d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useWord2013TrackBottomHyphenation" w:uri="http://schemas.microsoft.com/office/word" w:val="1"/>
  </w:compat>
  <w:rsids>
    <w:rsidRoot w:val="00ED6019"/>
    <w:rsid w:val="00136D49"/>
    <w:rsid w:val="002C49FE"/>
    <w:rsid w:val="003045AA"/>
    <w:rsid w:val="003D24CF"/>
    <w:rsid w:val="00424DF6"/>
    <w:rsid w:val="00485F59"/>
    <w:rsid w:val="004C29DC"/>
    <w:rsid w:val="007A6785"/>
    <w:rsid w:val="007E033A"/>
    <w:rsid w:val="00A57709"/>
    <w:rsid w:val="00B63072"/>
    <w:rsid w:val="00D40B89"/>
    <w:rsid w:val="00ED6019"/>
    <w:rsid w:val="00FD00C3"/>
    <w:rsid w:val="00FF6D2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92B62A"/>
  <w15:docId w15:val="{34F5E352-B11A-44CC-844C-3034D09310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156082" w:themeColor="accent1"/>
    </w:rPr>
  </w:style>
  <w:style w:type="character" w:styleId="Hyperlink">
    <w:name w:val="Hyperlink"/>
    <w:basedOn w:val="DefaultParagraphFont"/>
    <w:uiPriority w:val="99"/>
    <w:unhideWhenUsed/>
    <w:rPr>
      <w:b w:val="0"/>
      <w:bCs w:val="0"/>
      <w:i w:val="0"/>
      <w:iCs w:val="0"/>
      <w:color w:val="1B58C5"/>
      <w:u w:val="single"/>
    </w:rPr>
  </w:style>
  <w:style w:type="table" w:customStyle="1" w:styleId="PDPricingTableMain">
    <w:name w:val="PDPricingTableMain"/>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MainWithHeader">
    <w:name w:val="PDPricingTableMainWithHeader"/>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tblStylePr w:type="firstRow">
      <w:pPr>
        <w:spacing w:before="0" w:after="0" w:line="36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table" w:customStyle="1" w:styleId="PDPricingTableMainWithHeader3106666178393">
    <w:name w:val="PDPricingTableMainWithHeader_3106666178393"/>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3106672156504">
    <w:name w:val="CustomGrid_3106672156504"/>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106672730970">
    <w:name w:val="CustomGrid_3106672730970"/>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106673870593">
    <w:name w:val="CustomGrid_3106673870593"/>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106674501771">
    <w:name w:val="CustomGrid_3106674501771"/>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106675618812">
    <w:name w:val="CustomGrid_3106675618812"/>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106676171928">
    <w:name w:val="CustomGrid_3106676171928"/>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106677228898">
    <w:name w:val="CustomGrid_3106677228898"/>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106677913128">
    <w:name w:val="CustomGrid_3106677913128"/>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106679063390">
    <w:name w:val="CustomGrid_3106679063390"/>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106680198763">
    <w:name w:val="CustomGrid_3106680198763"/>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106681451278">
    <w:name w:val="CustomGrid_3106681451278"/>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26" Type="http://schemas.microsoft.com/office/2011/relationships/people" Target="people.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15</Pages>
  <Words>3226</Words>
  <Characters>18390</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Abhilasha K</cp:lastModifiedBy>
  <cp:revision>5</cp:revision>
  <dcterms:created xsi:type="dcterms:W3CDTF">2025-11-25T09:16:00Z</dcterms:created>
  <dcterms:modified xsi:type="dcterms:W3CDTF">2026-02-05T14:21:00Z</dcterms:modified>
</cp:coreProperties>
</file>