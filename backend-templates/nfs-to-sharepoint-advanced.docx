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8056" w14:textId="0C529BD5" w:rsidR="00BF53D4" w:rsidRDefault="00000000">
      <w:pPr>
        <w:pStyle w:val="PDParagraphDefault"/>
        <w:jc w:val="center"/>
      </w:pPr>
      <w:r>
        <w:rPr>
          <w:b/>
          <w:bCs/>
          <w:sz w:val="24"/>
          <w:szCs w:val="24"/>
        </w:rPr>
        <w:t xml:space="preserve">CloudFuze Purchase Agreement for </w:t>
      </w:r>
      <w:bookmarkStart w:id="0" w:name="_Hlk210927401"/>
      <w:r w:rsidR="00DD5D8F" w:rsidRPr="00C7760D">
        <w:rPr>
          <w:b/>
          <w:bCs/>
          <w:sz w:val="24"/>
          <w:szCs w:val="24"/>
        </w:rPr>
        <w:t>{{Company</w:t>
      </w:r>
      <w:r w:rsidR="00DD5D8F" w:rsidRPr="00C7760D">
        <w:rPr>
          <w:b/>
          <w:bCs/>
          <w:spacing w:val="-7"/>
          <w:sz w:val="24"/>
          <w:szCs w:val="24"/>
        </w:rPr>
        <w:t>_</w:t>
      </w:r>
      <w:r w:rsidR="00DD5D8F" w:rsidRPr="00C7760D">
        <w:rPr>
          <w:b/>
          <w:bCs/>
          <w:spacing w:val="-2"/>
          <w:sz w:val="24"/>
          <w:szCs w:val="24"/>
        </w:rPr>
        <w:t>Name}}</w:t>
      </w:r>
      <w:bookmarkEnd w:id="0"/>
    </w:p>
    <w:p w14:paraId="1AF84972" w14:textId="77777777" w:rsidR="00BF53D4" w:rsidRDefault="00BF53D4">
      <w:pPr>
        <w:spacing w:after="0" w:line="240" w:lineRule="auto"/>
      </w:pPr>
    </w:p>
    <w:p w14:paraId="42266AF6" w14:textId="13AD3CF3" w:rsidR="00BF53D4" w:rsidRDefault="00000000">
      <w:pPr>
        <w:pStyle w:val="PDParagraphDefault"/>
        <w:jc w:val="both"/>
      </w:pPr>
      <w:r>
        <w:t xml:space="preserve">This agreement provides </w:t>
      </w:r>
      <w:bookmarkStart w:id="1" w:name="_Hlk210927413"/>
      <w:r w:rsidR="00DD5D8F" w:rsidRPr="009A4B0A">
        <w:rPr>
          <w:b/>
          <w:bCs/>
        </w:rPr>
        <w:t>{{Company</w:t>
      </w:r>
      <w:r w:rsidR="00DD5D8F" w:rsidRPr="009A4B0A">
        <w:rPr>
          <w:b/>
          <w:bCs/>
          <w:spacing w:val="-7"/>
        </w:rPr>
        <w:t>_</w:t>
      </w:r>
      <w:r w:rsidR="00DD5D8F" w:rsidRPr="009A4B0A">
        <w:rPr>
          <w:b/>
          <w:bCs/>
          <w:spacing w:val="-2"/>
        </w:rPr>
        <w:t>Name}}</w:t>
      </w:r>
      <w:bookmarkEnd w:id="1"/>
      <w:r>
        <w:t xml:space="preserve"> with pricing for use of the CloudFuze’s X-Change Enterprise Data Migration Solution:</w:t>
      </w:r>
    </w:p>
    <w:p w14:paraId="56E24352" w14:textId="77777777" w:rsidR="00BF53D4" w:rsidRDefault="00BF53D4">
      <w:pPr>
        <w:spacing w:after="0" w:line="240" w:lineRule="auto"/>
      </w:pPr>
    </w:p>
    <w:tbl>
      <w:tblPr>
        <w:tblStyle w:val="TableGrid"/>
        <w:tblW w:w="0" w:type="auto"/>
        <w:jc w:val="center"/>
        <w:tblLook w:val="04A0" w:firstRow="1" w:lastRow="0" w:firstColumn="1" w:lastColumn="0" w:noHBand="0" w:noVBand="1"/>
      </w:tblPr>
      <w:tblGrid>
        <w:gridCol w:w="10714"/>
      </w:tblGrid>
      <w:tr w:rsidR="00BF53D4" w14:paraId="705C6FB9" w14:textId="77777777">
        <w:trPr>
          <w:jc w:val="center"/>
        </w:trPr>
        <w:tc>
          <w:tcPr>
            <w:tcW w:w="10714" w:type="dxa"/>
            <w:shd w:val="clear" w:color="auto" w:fill="93CDDC"/>
          </w:tcPr>
          <w:p w14:paraId="413D8678" w14:textId="77777777" w:rsidR="00BF53D4" w:rsidRDefault="00000000">
            <w:pPr>
              <w:jc w:val="center"/>
            </w:pPr>
            <w:r>
              <w:rPr>
                <w:b/>
                <w:bCs/>
                <w:sz w:val="23"/>
                <w:szCs w:val="23"/>
              </w:rPr>
              <w:t>Cloud-Hosted SaaS Solution | Managed Migration | Dedicated Migration Manager</w:t>
            </w:r>
          </w:p>
        </w:tc>
      </w:tr>
    </w:tbl>
    <w:p w14:paraId="25370D03" w14:textId="77777777" w:rsidR="00BF53D4" w:rsidRDefault="00BF53D4">
      <w:pPr>
        <w:spacing w:after="0" w:line="240" w:lineRule="auto"/>
      </w:pPr>
    </w:p>
    <w:tbl>
      <w:tblPr>
        <w:tblStyle w:val="PDPricingTableMainWithHeader766738680695836"/>
        <w:tblW w:w="0" w:type="auto"/>
        <w:jc w:val="center"/>
        <w:tblLook w:val="04A0" w:firstRow="1" w:lastRow="0" w:firstColumn="1" w:lastColumn="0" w:noHBand="0" w:noVBand="1"/>
      </w:tblPr>
      <w:tblGrid>
        <w:gridCol w:w="3478"/>
        <w:gridCol w:w="4452"/>
        <w:gridCol w:w="2777"/>
      </w:tblGrid>
      <w:tr w:rsidR="00DD5D8F" w14:paraId="20A35CB5" w14:textId="77777777" w:rsidTr="00DD5D8F">
        <w:trPr>
          <w:cnfStyle w:val="100000000000" w:firstRow="1" w:lastRow="0" w:firstColumn="0" w:lastColumn="0" w:oddVBand="0" w:evenVBand="0" w:oddHBand="0" w:evenHBand="0" w:firstRowFirstColumn="0" w:firstRowLastColumn="0" w:lastRowFirstColumn="0" w:lastRowLastColumn="0"/>
          <w:jc w:val="center"/>
        </w:trPr>
        <w:tc>
          <w:tcPr>
            <w:tcW w:w="3478" w:type="dxa"/>
          </w:tcPr>
          <w:p w14:paraId="4BFAE8DB" w14:textId="77777777" w:rsidR="00DD5D8F" w:rsidRDefault="00DD5D8F">
            <w:pPr>
              <w:jc w:val="center"/>
            </w:pPr>
            <w:r>
              <w:t>Job Requirement</w:t>
            </w:r>
          </w:p>
        </w:tc>
        <w:tc>
          <w:tcPr>
            <w:tcW w:w="4452" w:type="dxa"/>
          </w:tcPr>
          <w:p w14:paraId="73C3FF4F" w14:textId="77777777" w:rsidR="00DD5D8F" w:rsidRDefault="00DD5D8F">
            <w:pPr>
              <w:jc w:val="center"/>
            </w:pPr>
            <w:r>
              <w:t>Description</w:t>
            </w:r>
          </w:p>
        </w:tc>
        <w:tc>
          <w:tcPr>
            <w:tcW w:w="2777" w:type="dxa"/>
          </w:tcPr>
          <w:p w14:paraId="7A36BAA6" w14:textId="77777777" w:rsidR="00DD5D8F" w:rsidRDefault="00DD5D8F">
            <w:pPr>
              <w:jc w:val="center"/>
            </w:pPr>
            <w:r>
              <w:t>Price(USD)</w:t>
            </w:r>
          </w:p>
        </w:tc>
      </w:tr>
      <w:tr w:rsidR="00DD5D8F" w14:paraId="2626FFCF" w14:textId="77777777" w:rsidTr="00DD5D8F">
        <w:trPr>
          <w:jc w:val="center"/>
        </w:trPr>
        <w:tc>
          <w:tcPr>
            <w:tcW w:w="3478" w:type="dxa"/>
          </w:tcPr>
          <w:p w14:paraId="36283C88" w14:textId="77777777" w:rsidR="00DD5D8F" w:rsidRDefault="00DD5D8F">
            <w:r>
              <w:rPr>
                <w:b/>
                <w:bCs/>
              </w:rPr>
              <w:t>CloudFuze X-Change Data Migration</w:t>
            </w:r>
          </w:p>
        </w:tc>
        <w:tc>
          <w:tcPr>
            <w:tcW w:w="4452" w:type="dxa"/>
          </w:tcPr>
          <w:p w14:paraId="40A710C3" w14:textId="548898E8" w:rsidR="00DD5D8F" w:rsidRDefault="00DD5D8F">
            <w:r>
              <w:t xml:space="preserve">NFS to </w:t>
            </w:r>
            <w:r w:rsidR="0027068D">
              <w:t>SharePoint</w:t>
            </w:r>
          </w:p>
          <w:p w14:paraId="643ADD22" w14:textId="77777777" w:rsidR="00DD5D8F" w:rsidRDefault="00DD5D8F">
            <w:r>
              <w:t>-----------------------------------------------------------</w:t>
            </w:r>
          </w:p>
          <w:p w14:paraId="41424874" w14:textId="32B0B3DD" w:rsidR="00DD5D8F" w:rsidRDefault="00DD5D8F">
            <w:r>
              <w:rPr>
                <w:b/>
                <w:bCs/>
              </w:rPr>
              <w:t>Up to {{users_count}} Users | {{data_size}} GBs</w:t>
            </w:r>
          </w:p>
          <w:p w14:paraId="26E26195" w14:textId="77777777" w:rsidR="00DD5D8F" w:rsidRDefault="00DD5D8F"/>
        </w:tc>
        <w:tc>
          <w:tcPr>
            <w:tcW w:w="2777" w:type="dxa"/>
          </w:tcPr>
          <w:p w14:paraId="390C4104" w14:textId="2DC0FA4E" w:rsidR="00DD5D8F" w:rsidRDefault="00DD5D8F">
            <w:pPr>
              <w:jc w:val="center"/>
            </w:pPr>
            <w:r w:rsidRPr="009A4B0A">
              <w:rPr>
                <w:b/>
                <w:bCs/>
                <w:spacing w:val="-6"/>
                <w:sz w:val="19"/>
              </w:rPr>
              <w:t>{{users_cost</w:t>
            </w:r>
            <w:r w:rsidRPr="009A4B0A">
              <w:rPr>
                <w:b/>
                <w:bCs/>
                <w:spacing w:val="-4"/>
                <w:sz w:val="19"/>
              </w:rPr>
              <w:t>}}</w:t>
            </w:r>
          </w:p>
        </w:tc>
      </w:tr>
      <w:tr w:rsidR="00DD5D8F" w14:paraId="0CE41525" w14:textId="77777777" w:rsidTr="00DD5D8F">
        <w:trPr>
          <w:jc w:val="center"/>
        </w:trPr>
        <w:tc>
          <w:tcPr>
            <w:tcW w:w="3478" w:type="dxa"/>
          </w:tcPr>
          <w:p w14:paraId="41307B5F" w14:textId="77777777" w:rsidR="00DD5D8F" w:rsidRDefault="00DD5D8F">
            <w:r>
              <w:rPr>
                <w:b/>
                <w:bCs/>
              </w:rPr>
              <w:t>Managed Migration Service</w:t>
            </w:r>
          </w:p>
        </w:tc>
        <w:tc>
          <w:tcPr>
            <w:tcW w:w="4452" w:type="dxa"/>
          </w:tcPr>
          <w:p w14:paraId="7BF9B6D0" w14:textId="77777777" w:rsidR="00DD5D8F" w:rsidRDefault="00DD5D8F">
            <w:r>
              <w:t xml:space="preserve">Fully Managed Migration | Dedicated Project Manager | Pre-Migration Analysis | During Migration Consulting |Post-Migration Support and Data Reconciliation Support | End-to End Migration Assistance </w:t>
            </w:r>
          </w:p>
          <w:p w14:paraId="35E73875" w14:textId="77777777" w:rsidR="00DD5D8F" w:rsidRDefault="00DD5D8F">
            <w:r>
              <w:t>-----------------------------------------------------------</w:t>
            </w:r>
          </w:p>
          <w:p w14:paraId="026DB3C1" w14:textId="4F8F4FA8" w:rsidR="00DD5D8F" w:rsidRDefault="00DD5D8F">
            <w:r>
              <w:rPr>
                <w:b/>
                <w:bCs/>
              </w:rPr>
              <w:t>Valid for {{Duration_of_months}} Months</w:t>
            </w:r>
          </w:p>
          <w:p w14:paraId="45959F05" w14:textId="77777777" w:rsidR="00DD5D8F" w:rsidRDefault="00DD5D8F"/>
        </w:tc>
        <w:tc>
          <w:tcPr>
            <w:tcW w:w="2777" w:type="dxa"/>
          </w:tcPr>
          <w:p w14:paraId="350B485E" w14:textId="169DAAE0" w:rsidR="00DD5D8F" w:rsidRDefault="00DD5D8F">
            <w:pPr>
              <w:jc w:val="center"/>
            </w:pPr>
            <w:r w:rsidRPr="009A4B0A">
              <w:rPr>
                <w:b/>
                <w:bCs/>
                <w:spacing w:val="-2"/>
                <w:sz w:val="19"/>
              </w:rPr>
              <w:t>{{price_migration}}</w:t>
            </w:r>
          </w:p>
        </w:tc>
      </w:tr>
      <w:tr w:rsidR="00DD5D8F" w14:paraId="0EF649F5" w14:textId="77777777" w:rsidTr="00DD5D8F">
        <w:trPr>
          <w:jc w:val="center"/>
        </w:trPr>
        <w:tc>
          <w:tcPr>
            <w:tcW w:w="3478" w:type="dxa"/>
          </w:tcPr>
          <w:p w14:paraId="250BDB80" w14:textId="77777777" w:rsidR="00DD5D8F" w:rsidRDefault="00DD5D8F">
            <w:r>
              <w:rPr>
                <w:b/>
                <w:bCs/>
              </w:rPr>
              <w:t>Shared Server /Instance</w:t>
            </w:r>
          </w:p>
        </w:tc>
        <w:tc>
          <w:tcPr>
            <w:tcW w:w="4452" w:type="dxa"/>
          </w:tcPr>
          <w:p w14:paraId="52F073AC" w14:textId="5EA3A069" w:rsidR="00DD5D8F" w:rsidRDefault="00DD5D8F">
            <w:r>
              <w:t>{{instance_users}} {{instance_type}} Instance in a High-End Enterprise Server</w:t>
            </w:r>
            <w:r>
              <w:br/>
              <w:t> ----------------------------------------------------</w:t>
            </w:r>
            <w:r>
              <w:rPr>
                <w:b/>
                <w:bCs/>
                <w:sz w:val="21"/>
                <w:szCs w:val="21"/>
              </w:rPr>
              <w:t xml:space="preserve"> Instance Valid for </w:t>
            </w:r>
            <w:r>
              <w:rPr>
                <w:b/>
                <w:bCs/>
              </w:rPr>
              <w:t xml:space="preserve">{{Duration_of_months}} </w:t>
            </w:r>
            <w:r>
              <w:rPr>
                <w:b/>
                <w:bCs/>
                <w:sz w:val="21"/>
                <w:szCs w:val="21"/>
              </w:rPr>
              <w:t>Month</w:t>
            </w:r>
          </w:p>
          <w:p w14:paraId="6D9273D5" w14:textId="77777777" w:rsidR="00DD5D8F" w:rsidRDefault="00DD5D8F"/>
        </w:tc>
        <w:tc>
          <w:tcPr>
            <w:tcW w:w="2777" w:type="dxa"/>
          </w:tcPr>
          <w:p w14:paraId="19EC07DC" w14:textId="3671D403" w:rsidR="00DD5D8F" w:rsidRDefault="00DD5D8F">
            <w:pPr>
              <w:jc w:val="center"/>
            </w:pPr>
            <w:r w:rsidRPr="00F90C43">
              <w:rPr>
                <w:b/>
                <w:bCs/>
              </w:rPr>
              <w:t>{{instance_cost}}</w:t>
            </w:r>
          </w:p>
        </w:tc>
      </w:tr>
    </w:tbl>
    <w:p w14:paraId="197FF6FA" w14:textId="77777777" w:rsidR="00BF53D4" w:rsidRDefault="00BF53D4"/>
    <w:tbl>
      <w:tblPr>
        <w:tblStyle w:val="PDPricingTableTotal"/>
        <w:tblW w:w="0" w:type="auto"/>
        <w:jc w:val="right"/>
        <w:tblInd w:w="0" w:type="dxa"/>
        <w:tblLook w:val="04A0" w:firstRow="1" w:lastRow="0" w:firstColumn="1" w:lastColumn="0" w:noHBand="0" w:noVBand="1"/>
      </w:tblPr>
      <w:tblGrid>
        <w:gridCol w:w="2522"/>
        <w:gridCol w:w="2678"/>
        <w:gridCol w:w="2679"/>
      </w:tblGrid>
      <w:tr w:rsidR="00DD5D8F" w14:paraId="24666AA3" w14:textId="77777777" w:rsidTr="00DD5D8F">
        <w:trPr>
          <w:jc w:val="right"/>
        </w:trPr>
        <w:tc>
          <w:tcPr>
            <w:tcW w:w="5200" w:type="dxa"/>
            <w:gridSpan w:val="2"/>
          </w:tcPr>
          <w:p w14:paraId="29BDE664" w14:textId="2F596C0D" w:rsidR="00DD5D8F" w:rsidRDefault="00DD5D8F">
            <w:pPr>
              <w:jc w:val="right"/>
              <w:rPr>
                <w:b/>
                <w:bCs/>
              </w:rPr>
            </w:pPr>
            <w:r>
              <w:rPr>
                <w:b/>
                <w:bCs/>
              </w:rPr>
              <w:t>Discount {{discount_percent_with_parentheses}}</w:t>
            </w:r>
          </w:p>
        </w:tc>
        <w:tc>
          <w:tcPr>
            <w:tcW w:w="2679" w:type="dxa"/>
          </w:tcPr>
          <w:p w14:paraId="753C466B" w14:textId="752F0B1D" w:rsidR="00DD5D8F" w:rsidRDefault="00DD5D8F">
            <w:pPr>
              <w:jc w:val="right"/>
              <w:rPr>
                <w:b/>
              </w:rPr>
            </w:pPr>
            <w:r w:rsidRPr="006C3BD8">
              <w:rPr>
                <w:b/>
                <w:bCs/>
              </w:rPr>
              <w:t>{{discount_amount}}</w:t>
            </w:r>
          </w:p>
        </w:tc>
      </w:tr>
      <w:tr w:rsidR="00BF53D4" w14:paraId="38F55548" w14:textId="77777777" w:rsidTr="00DD5D8F">
        <w:trPr>
          <w:gridBefore w:val="1"/>
          <w:wBefore w:w="2522" w:type="dxa"/>
          <w:jc w:val="right"/>
        </w:trPr>
        <w:tc>
          <w:tcPr>
            <w:tcW w:w="2678" w:type="dxa"/>
          </w:tcPr>
          <w:p w14:paraId="5D32866C" w14:textId="77777777" w:rsidR="00BF53D4" w:rsidRDefault="00000000">
            <w:pPr>
              <w:jc w:val="right"/>
            </w:pPr>
            <w:r>
              <w:rPr>
                <w:b/>
                <w:bCs/>
              </w:rPr>
              <w:t>Total Price</w:t>
            </w:r>
          </w:p>
        </w:tc>
        <w:tc>
          <w:tcPr>
            <w:tcW w:w="2679" w:type="dxa"/>
          </w:tcPr>
          <w:p w14:paraId="765BC083" w14:textId="54D2CE56" w:rsidR="00BF53D4" w:rsidRDefault="00DD5D8F">
            <w:pPr>
              <w:jc w:val="right"/>
            </w:pPr>
            <w:r>
              <w:rPr>
                <w:b/>
              </w:rPr>
              <w:t>{{total</w:t>
            </w:r>
            <w:ins w:id="2" w:author="Tharun P" w:date="2025-09-09T12:49:00Z" w16du:dateUtc="2025-09-09T07:19:00Z">
              <w:r>
                <w:rPr>
                  <w:b/>
                  <w:spacing w:val="-10"/>
                </w:rPr>
                <w:t>_</w:t>
              </w:r>
            </w:ins>
            <w:r>
              <w:rPr>
                <w:b/>
                <w:spacing w:val="-2"/>
              </w:rPr>
              <w:t>price_discount}}</w:t>
            </w:r>
          </w:p>
        </w:tc>
      </w:tr>
    </w:tbl>
    <w:p w14:paraId="35372085" w14:textId="20D17B23" w:rsidR="00BF53D4" w:rsidRDefault="00000000">
      <w:pPr>
        <w:pStyle w:val="PDParagraphDefault"/>
      </w:pPr>
      <w:r>
        <w:t>​</w:t>
      </w:r>
    </w:p>
    <w:p w14:paraId="1EE76AB5" w14:textId="77777777" w:rsidR="00BF53D4" w:rsidRDefault="00BF53D4">
      <w:pPr>
        <w:spacing w:after="0" w:line="240" w:lineRule="auto"/>
      </w:pPr>
    </w:p>
    <w:p w14:paraId="2EF553CF" w14:textId="77777777" w:rsidR="00BF53D4" w:rsidRDefault="00BF53D4">
      <w:pPr>
        <w:pStyle w:val="PDParagraphDefault"/>
        <w:sectPr w:rsidR="00BF53D4">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F53D4" w14:paraId="632C2B46" w14:textId="77777777">
        <w:trPr>
          <w:jc w:val="center"/>
        </w:trPr>
        <w:tc>
          <w:tcPr>
            <w:tcW w:w="10714" w:type="dxa"/>
            <w:shd w:val="clear" w:color="auto" w:fill="93CDDC"/>
          </w:tcPr>
          <w:p w14:paraId="149CEC91" w14:textId="77777777" w:rsidR="00BF53D4" w:rsidRDefault="00000000">
            <w:pPr>
              <w:jc w:val="center"/>
            </w:pPr>
            <w:r>
              <w:rPr>
                <w:b/>
                <w:bCs/>
                <w:sz w:val="23"/>
                <w:szCs w:val="23"/>
              </w:rPr>
              <w:lastRenderedPageBreak/>
              <w:t>Important Payment Notes:</w:t>
            </w:r>
          </w:p>
        </w:tc>
      </w:tr>
    </w:tbl>
    <w:p w14:paraId="308509E7" w14:textId="77777777" w:rsidR="00BF53D4" w:rsidRDefault="00BF53D4">
      <w:pPr>
        <w:spacing w:after="0" w:line="240" w:lineRule="auto"/>
      </w:pPr>
    </w:p>
    <w:p w14:paraId="7AD9A4DA" w14:textId="77777777" w:rsidR="00BF53D4" w:rsidRDefault="00000000">
      <w:pPr>
        <w:pStyle w:val="PDParagraphDefault"/>
        <w:numPr>
          <w:ilvl w:val="0"/>
          <w:numId w:val="3"/>
        </w:numPr>
      </w:pPr>
      <w:r>
        <w:rPr>
          <w:b/>
          <w:bCs/>
        </w:rPr>
        <w:t>100% pre-payment before initiating the migration.</w:t>
      </w:r>
    </w:p>
    <w:p w14:paraId="0A963968" w14:textId="77777777" w:rsidR="00BF53D4" w:rsidRDefault="00BF53D4">
      <w:pPr>
        <w:pStyle w:val="PDParagraphDefault"/>
      </w:pPr>
    </w:p>
    <w:p w14:paraId="40250826" w14:textId="77777777" w:rsidR="00BF53D4" w:rsidRDefault="00000000">
      <w:pPr>
        <w:pStyle w:val="PDParagraphDefault"/>
        <w:numPr>
          <w:ilvl w:val="0"/>
          <w:numId w:val="4"/>
        </w:numPr>
      </w:pPr>
      <w:r>
        <w:rPr>
          <w:b/>
          <w:bCs/>
        </w:rPr>
        <w:t>All prices are in US dollars (USD).</w:t>
      </w:r>
    </w:p>
    <w:p w14:paraId="67B66A93" w14:textId="77777777" w:rsidR="00BF53D4" w:rsidRDefault="00BF53D4">
      <w:pPr>
        <w:pStyle w:val="PDParagraphDefault"/>
      </w:pPr>
    </w:p>
    <w:p w14:paraId="5C238243" w14:textId="77777777" w:rsidR="00BF53D4" w:rsidRDefault="00000000">
      <w:pPr>
        <w:pStyle w:val="PDParagraphDefault"/>
        <w:numPr>
          <w:ilvl w:val="0"/>
          <w:numId w:val="5"/>
        </w:numPr>
      </w:pPr>
      <w:r>
        <w:rPr>
          <w:b/>
          <w:bCs/>
        </w:rPr>
        <w:t>Any required sales taxes are not included in the above agreement.</w:t>
      </w:r>
    </w:p>
    <w:p w14:paraId="59491DA7" w14:textId="77777777" w:rsidR="00BF53D4" w:rsidRDefault="00BF53D4">
      <w:pPr>
        <w:pStyle w:val="PDParagraphDefault"/>
      </w:pPr>
    </w:p>
    <w:p w14:paraId="65037D49" w14:textId="5054CA00" w:rsidR="00BF53D4" w:rsidRDefault="00000000">
      <w:pPr>
        <w:pStyle w:val="PDParagraphDefault"/>
        <w:numPr>
          <w:ilvl w:val="0"/>
          <w:numId w:val="6"/>
        </w:numPr>
      </w:pPr>
      <w:r>
        <w:rPr>
          <w:b/>
          <w:bCs/>
        </w:rPr>
        <w:t>Overage Charges:</w:t>
      </w:r>
      <w:r>
        <w:t xml:space="preserve"> </w:t>
      </w:r>
      <w:bookmarkStart w:id="3" w:name="_Hlk214907252"/>
      <w:r w:rsidR="00DD5D8F" w:rsidRPr="001F598F">
        <w:t>{{</w:t>
      </w:r>
      <w:bookmarkStart w:id="4" w:name="_Hlk210928552"/>
      <w:bookmarkStart w:id="5" w:name="_Hlk212118340"/>
      <w:r w:rsidR="00DD5D8F" w:rsidRPr="001F598F">
        <w:t>per_user_cost}}</w:t>
      </w:r>
      <w:r w:rsidR="00DD5D8F" w:rsidRPr="00F8259B">
        <w:rPr>
          <w:b/>
          <w:bCs/>
        </w:rPr>
        <w:t xml:space="preserve"> </w:t>
      </w:r>
      <w:r w:rsidR="00DD5D8F">
        <w:t xml:space="preserve">per User | </w:t>
      </w:r>
      <w:r w:rsidR="00DD5D8F" w:rsidRPr="001F598F">
        <w:t>{{instance_type_cost}}</w:t>
      </w:r>
      <w:r w:rsidR="00DD5D8F">
        <w:rPr>
          <w:b/>
          <w:bCs/>
        </w:rPr>
        <w:t xml:space="preserve"> </w:t>
      </w:r>
      <w:r w:rsidR="00DD5D8F">
        <w:t>per server per month</w:t>
      </w:r>
      <w:bookmarkEnd w:id="4"/>
      <w:r w:rsidR="00DD5D8F">
        <w:t xml:space="preserve"> | {{per_data_cost}} per GB.</w:t>
      </w:r>
      <w:bookmarkEnd w:id="3"/>
      <w:bookmarkEnd w:id="5"/>
    </w:p>
    <w:p w14:paraId="51EA4FC1" w14:textId="77777777" w:rsidR="00BF53D4" w:rsidRDefault="00BF53D4">
      <w:pPr>
        <w:pStyle w:val="PDParagraphDefault"/>
      </w:pPr>
    </w:p>
    <w:p w14:paraId="25029115" w14:textId="20DE8C74" w:rsidR="00BF53D4" w:rsidRDefault="00000000">
      <w:pPr>
        <w:pStyle w:val="PDParagraphDefault"/>
        <w:numPr>
          <w:ilvl w:val="0"/>
          <w:numId w:val="7"/>
        </w:numPr>
      </w:pPr>
      <w:r>
        <w:rPr>
          <w:b/>
          <w:bCs/>
        </w:rPr>
        <w:t>Initial Service Term:</w:t>
      </w:r>
      <w:r>
        <w:t xml:space="preserve"> </w:t>
      </w:r>
      <w:bookmarkStart w:id="6" w:name="_Hlk210928566"/>
      <w:r w:rsidR="00DD5D8F">
        <w:t>{{Start_date}} till {{End_date}}</w:t>
      </w:r>
      <w:bookmarkEnd w:id="6"/>
    </w:p>
    <w:p w14:paraId="6E8490AB" w14:textId="77777777" w:rsidR="00BF53D4" w:rsidRDefault="00BF53D4">
      <w:pPr>
        <w:spacing w:after="0" w:line="240" w:lineRule="auto"/>
      </w:pPr>
    </w:p>
    <w:tbl>
      <w:tblPr>
        <w:tblStyle w:val="TableGrid"/>
        <w:tblW w:w="0" w:type="auto"/>
        <w:jc w:val="center"/>
        <w:tblLook w:val="04A0" w:firstRow="1" w:lastRow="0" w:firstColumn="1" w:lastColumn="0" w:noHBand="0" w:noVBand="1"/>
      </w:tblPr>
      <w:tblGrid>
        <w:gridCol w:w="10714"/>
      </w:tblGrid>
      <w:tr w:rsidR="00BF53D4" w14:paraId="44D119BB" w14:textId="77777777">
        <w:trPr>
          <w:jc w:val="center"/>
        </w:trPr>
        <w:tc>
          <w:tcPr>
            <w:tcW w:w="10714" w:type="dxa"/>
            <w:shd w:val="clear" w:color="auto" w:fill="93CDDC"/>
          </w:tcPr>
          <w:p w14:paraId="6EAED93E" w14:textId="77777777" w:rsidR="00BF53D4" w:rsidRDefault="00000000">
            <w:pPr>
              <w:jc w:val="center"/>
            </w:pPr>
            <w:r>
              <w:rPr>
                <w:b/>
                <w:bCs/>
                <w:sz w:val="23"/>
                <w:szCs w:val="23"/>
              </w:rPr>
              <w:t>SAAS SERVICE AGREEMENT:</w:t>
            </w:r>
          </w:p>
        </w:tc>
      </w:tr>
    </w:tbl>
    <w:p w14:paraId="24D4FEAA" w14:textId="77777777" w:rsidR="00BF53D4" w:rsidRDefault="00BF53D4">
      <w:pPr>
        <w:spacing w:after="0" w:line="240" w:lineRule="auto"/>
      </w:pPr>
    </w:p>
    <w:p w14:paraId="1A3A9088" w14:textId="6683C980" w:rsidR="00BF53D4" w:rsidRDefault="00000000">
      <w:pPr>
        <w:pStyle w:val="PDParagraphDefault"/>
        <w:jc w:val="both"/>
        <w:sectPr w:rsidR="00BF53D4">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DD5D8F"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F53D4" w14:paraId="0DE8A24B" w14:textId="77777777">
        <w:trPr>
          <w:jc w:val="center"/>
        </w:trPr>
        <w:tc>
          <w:tcPr>
            <w:tcW w:w="5357" w:type="dxa"/>
          </w:tcPr>
          <w:p w14:paraId="53C783E7" w14:textId="77777777" w:rsidR="00BF53D4" w:rsidRDefault="00000000">
            <w:pPr>
              <w:pStyle w:val="PDParagraphDefault"/>
            </w:pPr>
            <w:r>
              <w:rPr>
                <w:b/>
                <w:bCs/>
                <w:u w:val="single"/>
              </w:rPr>
              <w:lastRenderedPageBreak/>
              <w:t>For CloudFuze, Inc.</w:t>
            </w:r>
          </w:p>
          <w:p w14:paraId="281C0E3C" w14:textId="77777777" w:rsidR="00BF53D4" w:rsidRDefault="00BF53D4">
            <w:pPr>
              <w:spacing w:after="0" w:line="240" w:lineRule="auto"/>
            </w:pPr>
          </w:p>
          <w:p w14:paraId="575ADB0D" w14:textId="77777777" w:rsidR="00BF53D4" w:rsidRDefault="00BF53D4">
            <w:pPr>
              <w:pStyle w:val="PDParagraphDefault"/>
            </w:pPr>
          </w:p>
          <w:p w14:paraId="539277F5" w14:textId="77777777" w:rsidR="00BF53D4" w:rsidRDefault="00000000">
            <w:pPr>
              <w:pStyle w:val="PDParagraphDefault"/>
            </w:pPr>
            <w:r>
              <w:t>By :     _________________________________</w:t>
            </w:r>
          </w:p>
          <w:p w14:paraId="3510E3F9" w14:textId="77777777" w:rsidR="00BF53D4" w:rsidRDefault="00BF53D4">
            <w:pPr>
              <w:pStyle w:val="PDParagraphDefault"/>
            </w:pPr>
          </w:p>
          <w:p w14:paraId="6406857F" w14:textId="77777777" w:rsidR="00BF53D4" w:rsidRDefault="00000000">
            <w:pPr>
              <w:pStyle w:val="PDParagraphDefault"/>
            </w:pPr>
            <w:r>
              <w:t>Name: _________________________________</w:t>
            </w:r>
          </w:p>
          <w:p w14:paraId="693C4242" w14:textId="77777777" w:rsidR="00BF53D4" w:rsidRDefault="00BF53D4">
            <w:pPr>
              <w:pStyle w:val="PDParagraphDefault"/>
            </w:pPr>
          </w:p>
          <w:p w14:paraId="47C6D81C" w14:textId="77777777" w:rsidR="00BF53D4" w:rsidRDefault="00000000">
            <w:pPr>
              <w:pStyle w:val="PDParagraphDefault"/>
            </w:pPr>
            <w:r>
              <w:t>Title :   _________________________________</w:t>
            </w:r>
          </w:p>
          <w:p w14:paraId="325D86DC" w14:textId="77777777" w:rsidR="00BF53D4" w:rsidRDefault="00BF53D4">
            <w:pPr>
              <w:pStyle w:val="PDParagraphDefault"/>
            </w:pPr>
          </w:p>
          <w:p w14:paraId="490B73D9" w14:textId="77777777" w:rsidR="00BF53D4" w:rsidRDefault="00000000">
            <w:pPr>
              <w:pStyle w:val="PDParagraphDefault"/>
            </w:pPr>
            <w:r>
              <w:t>Date :  _________________________________</w:t>
            </w:r>
          </w:p>
        </w:tc>
        <w:tc>
          <w:tcPr>
            <w:tcW w:w="5357" w:type="dxa"/>
          </w:tcPr>
          <w:p w14:paraId="57682213" w14:textId="53DEC2E4" w:rsidR="00BF53D4" w:rsidRDefault="00000000">
            <w:pPr>
              <w:pStyle w:val="PDParagraphDefault"/>
            </w:pPr>
            <w:r>
              <w:rPr>
                <w:b/>
                <w:bCs/>
                <w:u w:val="single"/>
              </w:rPr>
              <w:t xml:space="preserve">For </w:t>
            </w:r>
            <w:r w:rsidR="00DD5D8F" w:rsidRPr="00A6577A">
              <w:rPr>
                <w:b/>
                <w:bCs/>
                <w:u w:val="single"/>
              </w:rPr>
              <w:t>{{Company</w:t>
            </w:r>
            <w:r w:rsidR="00DD5D8F" w:rsidRPr="00A6577A">
              <w:rPr>
                <w:b/>
                <w:bCs/>
                <w:spacing w:val="-7"/>
                <w:u w:val="single"/>
              </w:rPr>
              <w:t>_</w:t>
            </w:r>
            <w:r w:rsidR="00DD5D8F" w:rsidRPr="00A6577A">
              <w:rPr>
                <w:b/>
                <w:bCs/>
                <w:spacing w:val="-2"/>
                <w:u w:val="single"/>
              </w:rPr>
              <w:t>Name}}</w:t>
            </w:r>
          </w:p>
          <w:p w14:paraId="50F00F5D" w14:textId="77777777" w:rsidR="00BF53D4" w:rsidRDefault="00BF53D4">
            <w:pPr>
              <w:spacing w:after="0" w:line="240" w:lineRule="auto"/>
            </w:pPr>
          </w:p>
          <w:p w14:paraId="248A422C" w14:textId="77777777" w:rsidR="00BF53D4" w:rsidRDefault="00BF53D4">
            <w:pPr>
              <w:pStyle w:val="PDParagraphDefault"/>
            </w:pPr>
          </w:p>
          <w:p w14:paraId="67194E3A" w14:textId="77777777" w:rsidR="00BF53D4" w:rsidRDefault="00000000">
            <w:pPr>
              <w:pStyle w:val="PDParagraphDefault"/>
            </w:pPr>
            <w:r>
              <w:t>By :     _________________________________</w:t>
            </w:r>
          </w:p>
          <w:p w14:paraId="50DAE268" w14:textId="77777777" w:rsidR="00BF53D4" w:rsidRDefault="00BF53D4">
            <w:pPr>
              <w:pStyle w:val="PDParagraphDefault"/>
            </w:pPr>
          </w:p>
          <w:p w14:paraId="782C99BA" w14:textId="77777777" w:rsidR="00BF53D4" w:rsidRDefault="00000000">
            <w:pPr>
              <w:pStyle w:val="PDParagraphDefault"/>
            </w:pPr>
            <w:r>
              <w:t>Name: _________________________________</w:t>
            </w:r>
          </w:p>
          <w:p w14:paraId="62126EA0" w14:textId="77777777" w:rsidR="00BF53D4" w:rsidRDefault="00BF53D4">
            <w:pPr>
              <w:pStyle w:val="PDParagraphDefault"/>
            </w:pPr>
          </w:p>
          <w:p w14:paraId="782AEC47" w14:textId="77777777" w:rsidR="00BF53D4" w:rsidRDefault="00000000">
            <w:pPr>
              <w:pStyle w:val="PDParagraphDefault"/>
            </w:pPr>
            <w:r>
              <w:t>Title :   _________________________________</w:t>
            </w:r>
          </w:p>
          <w:p w14:paraId="21B75F2C" w14:textId="77777777" w:rsidR="00BF53D4" w:rsidRDefault="00BF53D4">
            <w:pPr>
              <w:pStyle w:val="PDParagraphDefault"/>
            </w:pPr>
          </w:p>
          <w:p w14:paraId="12CAECBC" w14:textId="77777777" w:rsidR="00BF53D4" w:rsidRDefault="00000000">
            <w:pPr>
              <w:pStyle w:val="PDParagraphDefault"/>
            </w:pPr>
            <w:r>
              <w:t>Date :  _________________________________</w:t>
            </w:r>
          </w:p>
        </w:tc>
      </w:tr>
    </w:tbl>
    <w:tbl>
      <w:tblPr>
        <w:tblStyle w:val="CustomGrid766738684864582"/>
        <w:tblW w:w="0" w:type="auto"/>
        <w:jc w:val="center"/>
        <w:tblLook w:val="04A0" w:firstRow="1" w:lastRow="0" w:firstColumn="1" w:lastColumn="0" w:noHBand="0" w:noVBand="1"/>
      </w:tblPr>
      <w:tblGrid>
        <w:gridCol w:w="10714"/>
      </w:tblGrid>
      <w:tr w:rsidR="00BF53D4" w14:paraId="0D2005D3" w14:textId="77777777">
        <w:trPr>
          <w:jc w:val="center"/>
        </w:trPr>
        <w:tc>
          <w:tcPr>
            <w:tcW w:w="10714" w:type="dxa"/>
            <w:shd w:val="clear" w:color="auto" w:fill="93CDDC"/>
          </w:tcPr>
          <w:p w14:paraId="30A6E15A" w14:textId="77777777" w:rsidR="00BF53D4" w:rsidRDefault="00000000">
            <w:pPr>
              <w:jc w:val="center"/>
            </w:pPr>
            <w:r>
              <w:rPr>
                <w:b/>
                <w:bCs/>
                <w:sz w:val="23"/>
                <w:szCs w:val="23"/>
              </w:rPr>
              <w:t>TERMS AND CONDITIONS</w:t>
            </w:r>
          </w:p>
        </w:tc>
      </w:tr>
    </w:tbl>
    <w:p w14:paraId="208C381C" w14:textId="77777777" w:rsidR="00BF53D4" w:rsidRDefault="00BF53D4">
      <w:pPr>
        <w:spacing w:after="0" w:line="240" w:lineRule="auto"/>
      </w:pPr>
    </w:p>
    <w:p w14:paraId="3E515673" w14:textId="77777777" w:rsidR="00BF53D4"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16E502B" w14:textId="77777777" w:rsidR="00BF53D4" w:rsidRDefault="00BF53D4">
      <w:pPr>
        <w:spacing w:after="0" w:line="240" w:lineRule="auto"/>
      </w:pPr>
    </w:p>
    <w:tbl>
      <w:tblPr>
        <w:tblStyle w:val="CustomGrid766738685244301"/>
        <w:tblW w:w="0" w:type="auto"/>
        <w:jc w:val="center"/>
        <w:tblLook w:val="04A0" w:firstRow="1" w:lastRow="0" w:firstColumn="1" w:lastColumn="0" w:noHBand="0" w:noVBand="1"/>
      </w:tblPr>
      <w:tblGrid>
        <w:gridCol w:w="10714"/>
      </w:tblGrid>
      <w:tr w:rsidR="00BF53D4" w14:paraId="616AD2F5" w14:textId="77777777">
        <w:trPr>
          <w:jc w:val="center"/>
        </w:trPr>
        <w:tc>
          <w:tcPr>
            <w:tcW w:w="10714" w:type="dxa"/>
            <w:shd w:val="clear" w:color="auto" w:fill="93CDDC"/>
          </w:tcPr>
          <w:p w14:paraId="10066C06" w14:textId="77777777" w:rsidR="00BF53D4" w:rsidRDefault="00000000">
            <w:pPr>
              <w:jc w:val="center"/>
            </w:pPr>
            <w:r>
              <w:rPr>
                <w:b/>
                <w:bCs/>
                <w:sz w:val="23"/>
                <w:szCs w:val="23"/>
              </w:rPr>
              <w:t>RESTRICTIONS AND RESPONSIBILITIES</w:t>
            </w:r>
          </w:p>
        </w:tc>
      </w:tr>
    </w:tbl>
    <w:p w14:paraId="5A2BE45C" w14:textId="77777777" w:rsidR="00BF53D4" w:rsidRDefault="00BF53D4">
      <w:pPr>
        <w:spacing w:after="0" w:line="240" w:lineRule="auto"/>
      </w:pPr>
    </w:p>
    <w:p w14:paraId="60E471B7" w14:textId="77777777" w:rsidR="00BF53D4" w:rsidRDefault="00000000">
      <w:pPr>
        <w:pStyle w:val="PDParagraphDefault"/>
        <w:jc w:val="both"/>
        <w:sectPr w:rsidR="00BF53D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6738685973177"/>
        <w:tblW w:w="0" w:type="auto"/>
        <w:jc w:val="center"/>
        <w:tblLook w:val="04A0" w:firstRow="1" w:lastRow="0" w:firstColumn="1" w:lastColumn="0" w:noHBand="0" w:noVBand="1"/>
      </w:tblPr>
      <w:tblGrid>
        <w:gridCol w:w="10714"/>
      </w:tblGrid>
      <w:tr w:rsidR="00BF53D4" w14:paraId="7EE50B91" w14:textId="77777777">
        <w:trPr>
          <w:jc w:val="center"/>
        </w:trPr>
        <w:tc>
          <w:tcPr>
            <w:tcW w:w="10714" w:type="dxa"/>
            <w:shd w:val="clear" w:color="auto" w:fill="93CDDC"/>
          </w:tcPr>
          <w:p w14:paraId="36EB6095" w14:textId="77777777" w:rsidR="00BF53D4" w:rsidRDefault="00000000">
            <w:pPr>
              <w:jc w:val="center"/>
            </w:pPr>
            <w:r>
              <w:rPr>
                <w:b/>
                <w:bCs/>
                <w:sz w:val="24"/>
                <w:szCs w:val="24"/>
                <w:shd w:val="clear" w:color="auto" w:fill="B6DDE8"/>
              </w:rPr>
              <w:lastRenderedPageBreak/>
              <w:t>CONFIDENTIALITY, PROPRIETARY RIGHTS</w:t>
            </w:r>
          </w:p>
        </w:tc>
      </w:tr>
    </w:tbl>
    <w:p w14:paraId="33F9B8E8" w14:textId="77777777" w:rsidR="00BF53D4" w:rsidRDefault="00BF53D4">
      <w:pPr>
        <w:spacing w:after="0" w:line="240" w:lineRule="auto"/>
      </w:pPr>
    </w:p>
    <w:p w14:paraId="0E37603F" w14:textId="77777777" w:rsidR="00BF53D4"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D73FAB1" w14:textId="77777777" w:rsidR="00BF53D4"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5656623" w14:textId="77777777" w:rsidR="00BF53D4" w:rsidRDefault="00000000">
      <w:pPr>
        <w:pStyle w:val="PDParagraphDefault"/>
        <w:jc w:val="both"/>
      </w:pPr>
      <w:r>
        <w:lastRenderedPageBreak/>
        <w:t xml:space="preserve"> </w:t>
      </w:r>
    </w:p>
    <w:p w14:paraId="7E0C4712" w14:textId="77777777" w:rsidR="00BF53D4" w:rsidRDefault="00BF53D4">
      <w:pPr>
        <w:spacing w:after="0" w:line="240" w:lineRule="auto"/>
      </w:pPr>
    </w:p>
    <w:tbl>
      <w:tblPr>
        <w:tblStyle w:val="CustomGrid766738686367646"/>
        <w:tblW w:w="0" w:type="auto"/>
        <w:jc w:val="center"/>
        <w:tblLook w:val="04A0" w:firstRow="1" w:lastRow="0" w:firstColumn="1" w:lastColumn="0" w:noHBand="0" w:noVBand="1"/>
      </w:tblPr>
      <w:tblGrid>
        <w:gridCol w:w="10714"/>
      </w:tblGrid>
      <w:tr w:rsidR="00BF53D4" w14:paraId="50F2E460" w14:textId="77777777">
        <w:trPr>
          <w:jc w:val="center"/>
        </w:trPr>
        <w:tc>
          <w:tcPr>
            <w:tcW w:w="10714" w:type="dxa"/>
            <w:shd w:val="clear" w:color="auto" w:fill="93CDDC"/>
          </w:tcPr>
          <w:p w14:paraId="380F6F22" w14:textId="77777777" w:rsidR="00BF53D4" w:rsidRDefault="00000000">
            <w:pPr>
              <w:jc w:val="both"/>
            </w:pPr>
            <w:r>
              <w:t xml:space="preserve"> </w:t>
            </w:r>
          </w:p>
          <w:p w14:paraId="43272CEA" w14:textId="77777777" w:rsidR="00BF53D4" w:rsidRDefault="00000000">
            <w:pPr>
              <w:jc w:val="both"/>
            </w:pPr>
            <w:r>
              <w:rPr>
                <w:b/>
                <w:bCs/>
                <w:sz w:val="24"/>
                <w:szCs w:val="24"/>
                <w:shd w:val="clear" w:color="auto" w:fill="B6DDE8"/>
              </w:rPr>
              <w:t>PAYMENT OF FEES</w:t>
            </w:r>
          </w:p>
        </w:tc>
      </w:tr>
    </w:tbl>
    <w:p w14:paraId="113008C6" w14:textId="77777777" w:rsidR="00BF53D4" w:rsidRDefault="00BF53D4">
      <w:pPr>
        <w:spacing w:after="0" w:line="240" w:lineRule="auto"/>
      </w:pPr>
    </w:p>
    <w:p w14:paraId="7ACD5BDC" w14:textId="77777777" w:rsidR="00BF53D4"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349EF26" w14:textId="77777777" w:rsidR="00BF53D4" w:rsidRDefault="00000000">
      <w:pPr>
        <w:pStyle w:val="PDParagraphDefault"/>
        <w:jc w:val="both"/>
      </w:pPr>
      <w:r>
        <w:rPr>
          <w:sz w:val="24"/>
          <w:szCs w:val="24"/>
        </w:rPr>
        <w:t xml:space="preserve"> </w:t>
      </w:r>
    </w:p>
    <w:p w14:paraId="366851C2" w14:textId="77777777" w:rsidR="00BF53D4"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B1547DB" w14:textId="77777777" w:rsidR="00BF53D4" w:rsidRDefault="00000000">
      <w:pPr>
        <w:pStyle w:val="PDParagraphDefault"/>
        <w:jc w:val="both"/>
        <w:sectPr w:rsidR="00BF53D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66738687139824"/>
        <w:tblW w:w="0" w:type="auto"/>
        <w:jc w:val="center"/>
        <w:tblLook w:val="04A0" w:firstRow="1" w:lastRow="0" w:firstColumn="1" w:lastColumn="0" w:noHBand="0" w:noVBand="1"/>
      </w:tblPr>
      <w:tblGrid>
        <w:gridCol w:w="10714"/>
      </w:tblGrid>
      <w:tr w:rsidR="00BF53D4" w14:paraId="76E119F2" w14:textId="77777777">
        <w:trPr>
          <w:jc w:val="center"/>
        </w:trPr>
        <w:tc>
          <w:tcPr>
            <w:tcW w:w="10714" w:type="dxa"/>
            <w:shd w:val="clear" w:color="auto" w:fill="93CDDC"/>
          </w:tcPr>
          <w:p w14:paraId="5A72883B" w14:textId="77777777" w:rsidR="00BF53D4" w:rsidRDefault="00000000">
            <w:pPr>
              <w:jc w:val="center"/>
            </w:pPr>
            <w:r>
              <w:rPr>
                <w:b/>
                <w:bCs/>
                <w:sz w:val="24"/>
                <w:szCs w:val="24"/>
                <w:shd w:val="clear" w:color="auto" w:fill="B6DDE8"/>
              </w:rPr>
              <w:lastRenderedPageBreak/>
              <w:t>TERM AND TERMINATION</w:t>
            </w:r>
          </w:p>
        </w:tc>
      </w:tr>
    </w:tbl>
    <w:p w14:paraId="34AD42F0" w14:textId="77777777" w:rsidR="00BF53D4" w:rsidRDefault="00BF53D4">
      <w:pPr>
        <w:spacing w:after="0" w:line="240" w:lineRule="auto"/>
      </w:pPr>
    </w:p>
    <w:p w14:paraId="75EDCBEC" w14:textId="77777777" w:rsidR="00BF53D4"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EB51BAA" w14:textId="77777777" w:rsidR="00BF53D4" w:rsidRDefault="00000000">
      <w:pPr>
        <w:pStyle w:val="PDParagraphDefault"/>
        <w:jc w:val="both"/>
      </w:pPr>
      <w:r>
        <w:t xml:space="preserve"> </w:t>
      </w:r>
    </w:p>
    <w:p w14:paraId="44F31735" w14:textId="77777777" w:rsidR="00BF53D4"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CE2CE9" w14:textId="77777777" w:rsidR="00BF53D4" w:rsidRDefault="00BF53D4">
      <w:pPr>
        <w:spacing w:after="0" w:line="240" w:lineRule="auto"/>
      </w:pPr>
    </w:p>
    <w:tbl>
      <w:tblPr>
        <w:tblStyle w:val="CustomGrid766738687508363"/>
        <w:tblW w:w="0" w:type="auto"/>
        <w:jc w:val="center"/>
        <w:tblLook w:val="04A0" w:firstRow="1" w:lastRow="0" w:firstColumn="1" w:lastColumn="0" w:noHBand="0" w:noVBand="1"/>
      </w:tblPr>
      <w:tblGrid>
        <w:gridCol w:w="10714"/>
      </w:tblGrid>
      <w:tr w:rsidR="00BF53D4" w14:paraId="45DF3C85" w14:textId="77777777">
        <w:trPr>
          <w:jc w:val="center"/>
        </w:trPr>
        <w:tc>
          <w:tcPr>
            <w:tcW w:w="10714" w:type="dxa"/>
            <w:shd w:val="clear" w:color="auto" w:fill="93CDDC"/>
          </w:tcPr>
          <w:p w14:paraId="4C9DCC9F" w14:textId="77777777" w:rsidR="00BF53D4" w:rsidRDefault="00000000">
            <w:pPr>
              <w:jc w:val="both"/>
            </w:pPr>
            <w:r>
              <w:t xml:space="preserve"> </w:t>
            </w:r>
          </w:p>
          <w:p w14:paraId="5CBFD1C4" w14:textId="77777777" w:rsidR="00BF53D4" w:rsidRDefault="00000000">
            <w:pPr>
              <w:jc w:val="both"/>
            </w:pPr>
            <w:r>
              <w:rPr>
                <w:b/>
                <w:bCs/>
                <w:sz w:val="24"/>
                <w:szCs w:val="24"/>
                <w:shd w:val="clear" w:color="auto" w:fill="B6DDE8"/>
              </w:rPr>
              <w:t>WARRANTY AND DISCLAIMER</w:t>
            </w:r>
          </w:p>
        </w:tc>
      </w:tr>
    </w:tbl>
    <w:p w14:paraId="20219EDF" w14:textId="77777777" w:rsidR="00BF53D4" w:rsidRDefault="00BF53D4">
      <w:pPr>
        <w:spacing w:after="0" w:line="240" w:lineRule="auto"/>
      </w:pPr>
    </w:p>
    <w:p w14:paraId="44D8A1B6" w14:textId="77777777" w:rsidR="00BF53D4"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5C08EA5" w14:textId="77777777" w:rsidR="00BF53D4" w:rsidRDefault="00000000">
      <w:pPr>
        <w:pStyle w:val="PDParagraphDefault"/>
        <w:jc w:val="both"/>
      </w:pPr>
      <w:r>
        <w:rPr>
          <w:sz w:val="24"/>
          <w:szCs w:val="24"/>
        </w:rPr>
        <w:t xml:space="preserve"> </w:t>
      </w:r>
    </w:p>
    <w:p w14:paraId="072D2D61" w14:textId="77777777" w:rsidR="00BF53D4" w:rsidRDefault="00000000">
      <w:pPr>
        <w:pStyle w:val="PDParagraphDefault"/>
        <w:jc w:val="both"/>
        <w:sectPr w:rsidR="00BF53D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6738688405473"/>
        <w:tblW w:w="0" w:type="auto"/>
        <w:jc w:val="center"/>
        <w:tblLook w:val="04A0" w:firstRow="1" w:lastRow="0" w:firstColumn="1" w:lastColumn="0" w:noHBand="0" w:noVBand="1"/>
      </w:tblPr>
      <w:tblGrid>
        <w:gridCol w:w="10714"/>
      </w:tblGrid>
      <w:tr w:rsidR="00BF53D4" w14:paraId="118EDDA9" w14:textId="77777777">
        <w:trPr>
          <w:jc w:val="center"/>
        </w:trPr>
        <w:tc>
          <w:tcPr>
            <w:tcW w:w="10714" w:type="dxa"/>
            <w:shd w:val="clear" w:color="auto" w:fill="93CDDC"/>
          </w:tcPr>
          <w:p w14:paraId="6B32A91E" w14:textId="77777777" w:rsidR="00BF53D4" w:rsidRDefault="00000000">
            <w:pPr>
              <w:jc w:val="center"/>
            </w:pPr>
            <w:r>
              <w:rPr>
                <w:b/>
                <w:bCs/>
                <w:sz w:val="24"/>
                <w:szCs w:val="24"/>
                <w:shd w:val="clear" w:color="auto" w:fill="B6DDE8"/>
              </w:rPr>
              <w:lastRenderedPageBreak/>
              <w:t>INDEMNITY</w:t>
            </w:r>
          </w:p>
        </w:tc>
      </w:tr>
    </w:tbl>
    <w:p w14:paraId="30DA5651" w14:textId="77777777" w:rsidR="00BF53D4" w:rsidRDefault="00BF53D4">
      <w:pPr>
        <w:spacing w:after="0" w:line="240" w:lineRule="auto"/>
      </w:pPr>
    </w:p>
    <w:p w14:paraId="432E2490" w14:textId="77777777" w:rsidR="00BF53D4"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3D788F" w14:textId="77777777" w:rsidR="00BF53D4" w:rsidRDefault="00000000">
      <w:pPr>
        <w:pStyle w:val="PDParagraphDefault"/>
        <w:jc w:val="both"/>
      </w:pPr>
      <w:r>
        <w:rPr>
          <w:sz w:val="24"/>
          <w:szCs w:val="24"/>
        </w:rPr>
        <w:t xml:space="preserve"> </w:t>
      </w:r>
    </w:p>
    <w:p w14:paraId="3D46F465" w14:textId="77777777" w:rsidR="00BF53D4" w:rsidRDefault="00000000">
      <w:pPr>
        <w:pStyle w:val="PDParagraphDefault"/>
        <w:jc w:val="both"/>
      </w:pPr>
      <w:r>
        <w:rPr>
          <w:sz w:val="24"/>
          <w:szCs w:val="24"/>
        </w:rPr>
        <w:t xml:space="preserve">1) Not supplied by Company, </w:t>
      </w:r>
    </w:p>
    <w:p w14:paraId="661A967D" w14:textId="77777777" w:rsidR="00BF53D4" w:rsidRDefault="00000000">
      <w:pPr>
        <w:pStyle w:val="PDParagraphDefault"/>
        <w:jc w:val="both"/>
      </w:pPr>
      <w:r>
        <w:rPr>
          <w:sz w:val="24"/>
          <w:szCs w:val="24"/>
        </w:rPr>
        <w:t xml:space="preserve"> </w:t>
      </w:r>
    </w:p>
    <w:p w14:paraId="250C2469" w14:textId="77777777" w:rsidR="00BF53D4" w:rsidRDefault="00000000">
      <w:pPr>
        <w:pStyle w:val="PDParagraphDefault"/>
        <w:jc w:val="both"/>
      </w:pPr>
      <w:r>
        <w:rPr>
          <w:sz w:val="24"/>
          <w:szCs w:val="24"/>
        </w:rPr>
        <w:t xml:space="preserve">2) Made in whole or in part in accordance with Customer specifications, </w:t>
      </w:r>
    </w:p>
    <w:p w14:paraId="5DDD924E" w14:textId="77777777" w:rsidR="00BF53D4" w:rsidRDefault="00000000">
      <w:pPr>
        <w:pStyle w:val="PDParagraphDefault"/>
        <w:jc w:val="both"/>
      </w:pPr>
      <w:r>
        <w:rPr>
          <w:sz w:val="24"/>
          <w:szCs w:val="24"/>
        </w:rPr>
        <w:t xml:space="preserve"> </w:t>
      </w:r>
    </w:p>
    <w:p w14:paraId="1842A317" w14:textId="77777777" w:rsidR="00BF53D4" w:rsidRDefault="00000000">
      <w:pPr>
        <w:pStyle w:val="PDParagraphDefault"/>
        <w:jc w:val="both"/>
      </w:pPr>
      <w:r>
        <w:rPr>
          <w:sz w:val="24"/>
          <w:szCs w:val="24"/>
        </w:rPr>
        <w:t xml:space="preserve">3) That are modified after delivery by Company, </w:t>
      </w:r>
    </w:p>
    <w:p w14:paraId="4F775A48" w14:textId="77777777" w:rsidR="00BF53D4" w:rsidRDefault="00000000">
      <w:pPr>
        <w:pStyle w:val="PDParagraphDefault"/>
        <w:jc w:val="both"/>
      </w:pPr>
      <w:r>
        <w:rPr>
          <w:sz w:val="24"/>
          <w:szCs w:val="24"/>
        </w:rPr>
        <w:t xml:space="preserve"> </w:t>
      </w:r>
    </w:p>
    <w:p w14:paraId="30CF6D73" w14:textId="77777777" w:rsidR="00BF53D4" w:rsidRDefault="00000000">
      <w:pPr>
        <w:pStyle w:val="PDParagraphDefault"/>
        <w:jc w:val="both"/>
      </w:pPr>
      <w:r>
        <w:rPr>
          <w:sz w:val="24"/>
          <w:szCs w:val="24"/>
        </w:rPr>
        <w:t xml:space="preserve">4) Combined with other products, processes or materials where the alleged infringement relates to such combination, </w:t>
      </w:r>
    </w:p>
    <w:p w14:paraId="20A6A0D5" w14:textId="77777777" w:rsidR="00BF53D4" w:rsidRDefault="00000000">
      <w:pPr>
        <w:pStyle w:val="PDParagraphDefault"/>
        <w:jc w:val="both"/>
      </w:pPr>
      <w:r>
        <w:rPr>
          <w:sz w:val="24"/>
          <w:szCs w:val="24"/>
        </w:rPr>
        <w:t xml:space="preserve"> </w:t>
      </w:r>
    </w:p>
    <w:p w14:paraId="3374CCDE" w14:textId="77777777" w:rsidR="00BF53D4"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2E4310C" w14:textId="77777777" w:rsidR="00BF53D4" w:rsidRDefault="00000000">
      <w:pPr>
        <w:pStyle w:val="PDParagraphDefault"/>
        <w:jc w:val="both"/>
      </w:pPr>
      <w:r>
        <w:rPr>
          <w:sz w:val="24"/>
          <w:szCs w:val="24"/>
        </w:rPr>
        <w:t xml:space="preserve"> </w:t>
      </w:r>
    </w:p>
    <w:p w14:paraId="273A6F61" w14:textId="77777777" w:rsidR="00BF53D4"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7CFA3CC" w14:textId="77777777" w:rsidR="00BF53D4" w:rsidRDefault="00000000">
      <w:pPr>
        <w:pStyle w:val="PDParagraphDefault"/>
        <w:jc w:val="both"/>
      </w:pPr>
      <w:r>
        <w:rPr>
          <w:sz w:val="24"/>
          <w:szCs w:val="24"/>
        </w:rPr>
        <w:t xml:space="preserve"> </w:t>
      </w:r>
    </w:p>
    <w:p w14:paraId="43CB8E7E" w14:textId="77777777" w:rsidR="00BF53D4" w:rsidRDefault="00000000">
      <w:pPr>
        <w:pStyle w:val="PDParagraphDefault"/>
        <w:jc w:val="both"/>
      </w:pPr>
      <w:r>
        <w:rPr>
          <w:sz w:val="24"/>
          <w:szCs w:val="24"/>
        </w:rPr>
        <w:t xml:space="preserve">B. Obtain for Customer a license to continue using the Service, or </w:t>
      </w:r>
    </w:p>
    <w:p w14:paraId="73265941" w14:textId="77777777" w:rsidR="00BF53D4" w:rsidRDefault="00000000">
      <w:pPr>
        <w:pStyle w:val="PDParagraphDefault"/>
        <w:jc w:val="both"/>
      </w:pPr>
      <w:r>
        <w:rPr>
          <w:sz w:val="24"/>
          <w:szCs w:val="24"/>
        </w:rPr>
        <w:t xml:space="preserve"> </w:t>
      </w:r>
    </w:p>
    <w:p w14:paraId="213AF885" w14:textId="77777777" w:rsidR="00BF53D4"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E5CBAFD" w14:textId="77777777" w:rsidR="00BF53D4" w:rsidRDefault="00BF53D4">
      <w:pPr>
        <w:spacing w:after="0" w:line="240" w:lineRule="auto"/>
      </w:pPr>
    </w:p>
    <w:tbl>
      <w:tblPr>
        <w:tblStyle w:val="CustomGrid766738688839583"/>
        <w:tblW w:w="0" w:type="auto"/>
        <w:jc w:val="center"/>
        <w:tblLook w:val="04A0" w:firstRow="1" w:lastRow="0" w:firstColumn="1" w:lastColumn="0" w:noHBand="0" w:noVBand="1"/>
      </w:tblPr>
      <w:tblGrid>
        <w:gridCol w:w="10714"/>
      </w:tblGrid>
      <w:tr w:rsidR="00BF53D4" w14:paraId="4A3F37A0" w14:textId="77777777">
        <w:trPr>
          <w:jc w:val="center"/>
        </w:trPr>
        <w:tc>
          <w:tcPr>
            <w:tcW w:w="10714" w:type="dxa"/>
            <w:shd w:val="clear" w:color="auto" w:fill="93CDDC"/>
          </w:tcPr>
          <w:p w14:paraId="767E7059" w14:textId="77777777" w:rsidR="00BF53D4" w:rsidRDefault="00000000">
            <w:pPr>
              <w:jc w:val="both"/>
            </w:pPr>
            <w:r>
              <w:t xml:space="preserve"> </w:t>
            </w:r>
          </w:p>
          <w:p w14:paraId="6BA8EAA9" w14:textId="77777777" w:rsidR="00BF53D4" w:rsidRDefault="00000000">
            <w:pPr>
              <w:jc w:val="both"/>
            </w:pPr>
            <w:r>
              <w:rPr>
                <w:b/>
                <w:bCs/>
                <w:sz w:val="24"/>
                <w:szCs w:val="24"/>
                <w:shd w:val="clear" w:color="auto" w:fill="B6DDE8"/>
              </w:rPr>
              <w:t>LIMITATION OF LIABILITY</w:t>
            </w:r>
          </w:p>
        </w:tc>
      </w:tr>
    </w:tbl>
    <w:p w14:paraId="7645D40E" w14:textId="77777777" w:rsidR="00BF53D4" w:rsidRDefault="00BF53D4">
      <w:pPr>
        <w:spacing w:after="0" w:line="240" w:lineRule="auto"/>
      </w:pPr>
    </w:p>
    <w:p w14:paraId="6FE5229B" w14:textId="77777777" w:rsidR="00BF53D4"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46D8886" w14:textId="77777777" w:rsidR="00BF53D4" w:rsidRDefault="00000000">
      <w:pPr>
        <w:pStyle w:val="PDParagraphDefault"/>
        <w:jc w:val="both"/>
      </w:pPr>
      <w:r>
        <w:rPr>
          <w:sz w:val="24"/>
          <w:szCs w:val="24"/>
        </w:rPr>
        <w:t xml:space="preserve"> </w:t>
      </w:r>
    </w:p>
    <w:p w14:paraId="391B4C08" w14:textId="77777777" w:rsidR="00BF53D4" w:rsidRDefault="00000000">
      <w:pPr>
        <w:pStyle w:val="PDParagraphDefault"/>
        <w:jc w:val="both"/>
      </w:pPr>
      <w:r>
        <w:rPr>
          <w:sz w:val="24"/>
          <w:szCs w:val="24"/>
        </w:rPr>
        <w:t xml:space="preserve">THERETO UNDER ANY CONTRACT, NEGLIGENCE, STRICT LIABILITY OR OTHER THEORY: </w:t>
      </w:r>
    </w:p>
    <w:p w14:paraId="67409017" w14:textId="77777777" w:rsidR="00BF53D4" w:rsidRDefault="00000000">
      <w:pPr>
        <w:pStyle w:val="PDParagraphDefault"/>
        <w:jc w:val="both"/>
      </w:pPr>
      <w:r>
        <w:rPr>
          <w:sz w:val="24"/>
          <w:szCs w:val="24"/>
        </w:rPr>
        <w:t xml:space="preserve"> </w:t>
      </w:r>
    </w:p>
    <w:p w14:paraId="32E4C39C" w14:textId="77777777" w:rsidR="00BF53D4"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D30F7D0" w14:textId="77777777" w:rsidR="00BF53D4" w:rsidRDefault="00000000">
      <w:pPr>
        <w:pStyle w:val="PDParagraphDefault"/>
        <w:jc w:val="both"/>
      </w:pPr>
      <w:r>
        <w:rPr>
          <w:sz w:val="24"/>
          <w:szCs w:val="24"/>
        </w:rPr>
        <w:t xml:space="preserve"> </w:t>
      </w:r>
    </w:p>
    <w:p w14:paraId="2A9FAC9F" w14:textId="77777777" w:rsidR="00BF53D4"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AAE233B" w14:textId="77777777" w:rsidR="00BF53D4" w:rsidRDefault="00000000">
      <w:pPr>
        <w:pStyle w:val="PDParagraphDefault"/>
        <w:jc w:val="both"/>
      </w:pPr>
      <w:r>
        <w:rPr>
          <w:sz w:val="24"/>
          <w:szCs w:val="24"/>
        </w:rPr>
        <w:t xml:space="preserve"> </w:t>
      </w:r>
    </w:p>
    <w:p w14:paraId="158A759D" w14:textId="77777777" w:rsidR="00BF53D4"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7BCEC014" w14:textId="77777777" w:rsidR="00BF53D4" w:rsidRDefault="00000000">
      <w:pPr>
        <w:pStyle w:val="PDParagraphDefault"/>
        <w:jc w:val="both"/>
      </w:pPr>
      <w:r>
        <w:rPr>
          <w:sz w:val="24"/>
          <w:szCs w:val="24"/>
        </w:rPr>
        <w:t xml:space="preserve"> </w:t>
      </w:r>
    </w:p>
    <w:p w14:paraId="45ABBA5F" w14:textId="77777777" w:rsidR="00BF53D4" w:rsidRDefault="00000000">
      <w:pPr>
        <w:pStyle w:val="PDParagraphDefault"/>
        <w:sectPr w:rsidR="00BF53D4">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66738689707313"/>
        <w:tblW w:w="0" w:type="auto"/>
        <w:jc w:val="center"/>
        <w:tblLook w:val="04A0" w:firstRow="1" w:lastRow="0" w:firstColumn="1" w:lastColumn="0" w:noHBand="0" w:noVBand="1"/>
      </w:tblPr>
      <w:tblGrid>
        <w:gridCol w:w="10714"/>
      </w:tblGrid>
      <w:tr w:rsidR="00BF53D4" w14:paraId="3DE03966" w14:textId="77777777">
        <w:trPr>
          <w:jc w:val="center"/>
        </w:trPr>
        <w:tc>
          <w:tcPr>
            <w:tcW w:w="10714" w:type="dxa"/>
            <w:shd w:val="clear" w:color="auto" w:fill="93CDDC"/>
          </w:tcPr>
          <w:p w14:paraId="6819B922" w14:textId="77777777" w:rsidR="00BF53D4" w:rsidRDefault="00000000">
            <w:pPr>
              <w:jc w:val="center"/>
            </w:pPr>
            <w:r>
              <w:rPr>
                <w:b/>
                <w:bCs/>
                <w:sz w:val="24"/>
                <w:szCs w:val="24"/>
                <w:shd w:val="clear" w:color="auto" w:fill="B6DDE8"/>
              </w:rPr>
              <w:lastRenderedPageBreak/>
              <w:t>MISCELLANEOUS</w:t>
            </w:r>
          </w:p>
        </w:tc>
      </w:tr>
    </w:tbl>
    <w:p w14:paraId="5E06D50C" w14:textId="77777777" w:rsidR="00BF53D4" w:rsidRDefault="00BF53D4">
      <w:pPr>
        <w:spacing w:after="0" w:line="240" w:lineRule="auto"/>
      </w:pPr>
    </w:p>
    <w:p w14:paraId="472802C7" w14:textId="77777777" w:rsidR="00BF53D4" w:rsidRDefault="00000000">
      <w:pPr>
        <w:pStyle w:val="PDParagraphDefault"/>
        <w:jc w:val="both"/>
        <w:sectPr w:rsidR="00BF53D4">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66738690520021"/>
        <w:tblW w:w="0" w:type="auto"/>
        <w:jc w:val="center"/>
        <w:tblLook w:val="04A0" w:firstRow="1" w:lastRow="0" w:firstColumn="1" w:lastColumn="0" w:noHBand="0" w:noVBand="1"/>
      </w:tblPr>
      <w:tblGrid>
        <w:gridCol w:w="10714"/>
      </w:tblGrid>
      <w:tr w:rsidR="00BF53D4" w14:paraId="3565735E" w14:textId="77777777">
        <w:trPr>
          <w:jc w:val="center"/>
        </w:trPr>
        <w:tc>
          <w:tcPr>
            <w:tcW w:w="10714" w:type="dxa"/>
            <w:shd w:val="clear" w:color="auto" w:fill="93CDDC"/>
          </w:tcPr>
          <w:p w14:paraId="64FF68D4" w14:textId="77777777" w:rsidR="00BF53D4" w:rsidRDefault="00000000">
            <w:pPr>
              <w:jc w:val="center"/>
            </w:pPr>
            <w:r>
              <w:rPr>
                <w:b/>
                <w:bCs/>
                <w:sz w:val="24"/>
                <w:szCs w:val="24"/>
                <w:shd w:val="clear" w:color="auto" w:fill="B6DDE8"/>
              </w:rPr>
              <w:lastRenderedPageBreak/>
              <w:t>Exhibit 1- INCLUDED IN MIGRATION</w:t>
            </w:r>
          </w:p>
        </w:tc>
      </w:tr>
    </w:tbl>
    <w:p w14:paraId="1007BBA3" w14:textId="77777777" w:rsidR="00BF53D4" w:rsidRDefault="00BF53D4">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F53D4" w14:paraId="4ACCA7BD" w14:textId="77777777" w:rsidTr="00BF53D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B61191" w14:textId="77777777" w:rsidR="00BF53D4" w:rsidRDefault="00000000">
            <w:pPr>
              <w:jc w:val="center"/>
            </w:pPr>
            <w:r>
              <w:t>INCLUDED IN NFS TO SHAREPOINT MIGRATION FEATURES</w:t>
            </w:r>
          </w:p>
        </w:tc>
      </w:tr>
      <w:tr w:rsidR="00BF53D4" w14:paraId="049C5D6E" w14:textId="77777777" w:rsidTr="00BF53D4">
        <w:trPr>
          <w:jc w:val="center"/>
        </w:trPr>
        <w:tc>
          <w:tcPr>
            <w:tcW w:w="3112" w:type="dxa"/>
          </w:tcPr>
          <w:p w14:paraId="284BE31D" w14:textId="77777777" w:rsidR="00BF53D4" w:rsidRDefault="00000000">
            <w:pPr>
              <w:spacing w:line="264" w:lineRule="auto"/>
            </w:pPr>
            <w:r>
              <w:rPr>
                <w:b/>
                <w:bCs/>
                <w:sz w:val="21"/>
                <w:szCs w:val="21"/>
              </w:rPr>
              <w:t>One Time Migration</w:t>
            </w:r>
          </w:p>
        </w:tc>
        <w:tc>
          <w:tcPr>
            <w:tcW w:w="7602" w:type="dxa"/>
          </w:tcPr>
          <w:p w14:paraId="0254A721" w14:textId="77777777" w:rsidR="00BF53D4" w:rsidRDefault="00000000">
            <w:r>
              <w:rPr>
                <w:sz w:val="21"/>
                <w:szCs w:val="21"/>
              </w:rPr>
              <w:t>The initial data migration from source to destination is considered as One-time migration.</w:t>
            </w:r>
          </w:p>
        </w:tc>
      </w:tr>
      <w:tr w:rsidR="00BF53D4" w14:paraId="3031155D" w14:textId="77777777" w:rsidTr="00BF53D4">
        <w:trPr>
          <w:jc w:val="center"/>
        </w:trPr>
        <w:tc>
          <w:tcPr>
            <w:tcW w:w="3112" w:type="dxa"/>
          </w:tcPr>
          <w:p w14:paraId="7DB90087" w14:textId="77777777" w:rsidR="00BF53D4" w:rsidRDefault="00000000">
            <w:pPr>
              <w:spacing w:line="264" w:lineRule="auto"/>
            </w:pPr>
            <w:r>
              <w:rPr>
                <w:b/>
                <w:bCs/>
                <w:sz w:val="21"/>
                <w:szCs w:val="21"/>
              </w:rPr>
              <w:t>Root Folder Permissions</w:t>
            </w:r>
          </w:p>
        </w:tc>
        <w:tc>
          <w:tcPr>
            <w:tcW w:w="7602" w:type="dxa"/>
          </w:tcPr>
          <w:p w14:paraId="3D563B63" w14:textId="77777777" w:rsidR="00BF53D4" w:rsidRDefault="00000000">
            <w:r>
              <w:rPr>
                <w:sz w:val="21"/>
                <w:szCs w:val="21"/>
              </w:rPr>
              <w:t>CloudFuze preserves all root folder permissions along with access levels.</w:t>
            </w:r>
          </w:p>
        </w:tc>
      </w:tr>
      <w:tr w:rsidR="00BF53D4" w14:paraId="136E4C14" w14:textId="77777777" w:rsidTr="00BF53D4">
        <w:trPr>
          <w:jc w:val="center"/>
        </w:trPr>
        <w:tc>
          <w:tcPr>
            <w:tcW w:w="3112" w:type="dxa"/>
          </w:tcPr>
          <w:p w14:paraId="660D66CD" w14:textId="77777777" w:rsidR="00BF53D4" w:rsidRDefault="00000000">
            <w:pPr>
              <w:spacing w:line="264" w:lineRule="auto"/>
            </w:pPr>
            <w:r>
              <w:rPr>
                <w:b/>
                <w:bCs/>
                <w:sz w:val="21"/>
                <w:szCs w:val="21"/>
              </w:rPr>
              <w:t>Sub Folder Permissions</w:t>
            </w:r>
          </w:p>
        </w:tc>
        <w:tc>
          <w:tcPr>
            <w:tcW w:w="7602" w:type="dxa"/>
          </w:tcPr>
          <w:p w14:paraId="2B2DB465" w14:textId="77777777" w:rsidR="00BF53D4" w:rsidRDefault="00000000">
            <w:r>
              <w:rPr>
                <w:sz w:val="21"/>
                <w:szCs w:val="21"/>
              </w:rPr>
              <w:t>CloudFuze preserves all subfolder permissions along with access levels.</w:t>
            </w:r>
          </w:p>
        </w:tc>
      </w:tr>
      <w:tr w:rsidR="00BF53D4" w14:paraId="5E75D6E6" w14:textId="77777777" w:rsidTr="00BF53D4">
        <w:trPr>
          <w:jc w:val="center"/>
        </w:trPr>
        <w:tc>
          <w:tcPr>
            <w:tcW w:w="3112" w:type="dxa"/>
          </w:tcPr>
          <w:p w14:paraId="09695663" w14:textId="77777777" w:rsidR="00BF53D4" w:rsidRDefault="00000000">
            <w:pPr>
              <w:spacing w:line="264" w:lineRule="auto"/>
            </w:pPr>
            <w:r>
              <w:rPr>
                <w:b/>
                <w:bCs/>
                <w:sz w:val="21"/>
                <w:szCs w:val="21"/>
              </w:rPr>
              <w:t>Preserve Timestamp</w:t>
            </w:r>
          </w:p>
        </w:tc>
        <w:tc>
          <w:tcPr>
            <w:tcW w:w="7602" w:type="dxa"/>
          </w:tcPr>
          <w:p w14:paraId="2923D381" w14:textId="77777777" w:rsidR="00BF53D4" w:rsidRDefault="00000000">
            <w:r>
              <w:rPr>
                <w:sz w:val="21"/>
                <w:szCs w:val="21"/>
              </w:rPr>
              <w:t>Maintaining the original timestamps, including creation and modification dates and times, when transferring data to the destination cloud.</w:t>
            </w:r>
          </w:p>
        </w:tc>
      </w:tr>
      <w:tr w:rsidR="00BF53D4" w14:paraId="05900B5D" w14:textId="77777777" w:rsidTr="00BF53D4">
        <w:trPr>
          <w:jc w:val="center"/>
        </w:trPr>
        <w:tc>
          <w:tcPr>
            <w:tcW w:w="3112" w:type="dxa"/>
          </w:tcPr>
          <w:p w14:paraId="69C229FE" w14:textId="77777777" w:rsidR="00BF53D4" w:rsidRDefault="00000000">
            <w:pPr>
              <w:spacing w:line="264" w:lineRule="auto"/>
            </w:pPr>
            <w:r>
              <w:rPr>
                <w:b/>
                <w:bCs/>
                <w:sz w:val="21"/>
                <w:szCs w:val="21"/>
              </w:rPr>
              <w:t>Long Folder Path</w:t>
            </w:r>
          </w:p>
        </w:tc>
        <w:tc>
          <w:tcPr>
            <w:tcW w:w="7602" w:type="dxa"/>
          </w:tcPr>
          <w:p w14:paraId="58D1D974" w14:textId="77777777" w:rsidR="00BF53D4" w:rsidRDefault="00000000">
            <w:r>
              <w:rPr>
                <w:sz w:val="21"/>
                <w:szCs w:val="21"/>
              </w:rPr>
              <w:t>If the destination cloud has a long folder path limitation, the system automatically adjusts the destination's path as per the limitation.</w:t>
            </w:r>
          </w:p>
        </w:tc>
      </w:tr>
      <w:tr w:rsidR="00BF53D4" w14:paraId="4AC7294C" w14:textId="77777777" w:rsidTr="00BF53D4">
        <w:trPr>
          <w:jc w:val="center"/>
        </w:trPr>
        <w:tc>
          <w:tcPr>
            <w:tcW w:w="3112" w:type="dxa"/>
          </w:tcPr>
          <w:p w14:paraId="0210A88F" w14:textId="77777777" w:rsidR="00BF53D4" w:rsidRDefault="00000000">
            <w:pPr>
              <w:spacing w:line="264" w:lineRule="auto"/>
            </w:pPr>
            <w:r>
              <w:rPr>
                <w:b/>
                <w:bCs/>
                <w:sz w:val="21"/>
                <w:szCs w:val="21"/>
              </w:rPr>
              <w:t>Special Character Replacement</w:t>
            </w:r>
          </w:p>
        </w:tc>
        <w:tc>
          <w:tcPr>
            <w:tcW w:w="7602" w:type="dxa"/>
          </w:tcPr>
          <w:p w14:paraId="541F2B26" w14:textId="77777777" w:rsidR="00BF53D4"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BF53D4" w14:paraId="4A74519B" w14:textId="77777777" w:rsidTr="00BF53D4">
        <w:trPr>
          <w:jc w:val="center"/>
        </w:trPr>
        <w:tc>
          <w:tcPr>
            <w:tcW w:w="3112" w:type="dxa"/>
          </w:tcPr>
          <w:p w14:paraId="558826F1" w14:textId="77777777" w:rsidR="00BF53D4" w:rsidRDefault="00000000">
            <w:pPr>
              <w:spacing w:line="264" w:lineRule="auto"/>
            </w:pPr>
            <w:r>
              <w:rPr>
                <w:b/>
                <w:bCs/>
                <w:sz w:val="21"/>
                <w:szCs w:val="21"/>
              </w:rPr>
              <w:t>Suppressing Email Notifications</w:t>
            </w:r>
          </w:p>
        </w:tc>
        <w:tc>
          <w:tcPr>
            <w:tcW w:w="7602" w:type="dxa"/>
          </w:tcPr>
          <w:p w14:paraId="634ADFB0" w14:textId="77777777" w:rsidR="00BF53D4" w:rsidRDefault="00000000">
            <w:r>
              <w:rPr>
                <w:sz w:val="21"/>
                <w:szCs w:val="21"/>
              </w:rPr>
              <w:t>The system will automatically prevent the generation of email notifications for collaborations on folders/files originating from the destination cloud.</w:t>
            </w:r>
          </w:p>
        </w:tc>
      </w:tr>
    </w:tbl>
    <w:p w14:paraId="6B6B8C03" w14:textId="77777777" w:rsidR="00BF53D4" w:rsidRDefault="00BF53D4">
      <w:pPr>
        <w:spacing w:after="0" w:line="240" w:lineRule="auto"/>
      </w:pPr>
    </w:p>
    <w:p w14:paraId="17E72DBA" w14:textId="77777777" w:rsidR="00BF53D4" w:rsidRDefault="00BF53D4">
      <w:pPr>
        <w:pStyle w:val="PDParagraphDefault"/>
        <w:sectPr w:rsidR="00BF53D4">
          <w:headerReference w:type="default" r:id="rId21"/>
          <w:footerReference w:type="default" r:id="rId22"/>
          <w:pgSz w:w="12240" w:h="15840" w:code="1"/>
          <w:pgMar w:top="979" w:right="763" w:bottom="979" w:left="763" w:header="240" w:footer="240" w:gutter="0"/>
          <w:cols w:space="720"/>
        </w:sectPr>
      </w:pPr>
    </w:p>
    <w:tbl>
      <w:tblPr>
        <w:tblStyle w:val="CustomGrid766738691442203"/>
        <w:tblW w:w="0" w:type="auto"/>
        <w:jc w:val="center"/>
        <w:tblLook w:val="04A0" w:firstRow="1" w:lastRow="0" w:firstColumn="1" w:lastColumn="0" w:noHBand="0" w:noVBand="1"/>
      </w:tblPr>
      <w:tblGrid>
        <w:gridCol w:w="10714"/>
      </w:tblGrid>
      <w:tr w:rsidR="00BF53D4" w14:paraId="04BABE9E" w14:textId="77777777">
        <w:trPr>
          <w:jc w:val="center"/>
        </w:trPr>
        <w:tc>
          <w:tcPr>
            <w:tcW w:w="10714" w:type="dxa"/>
            <w:shd w:val="clear" w:color="auto" w:fill="93CDDC"/>
          </w:tcPr>
          <w:p w14:paraId="1AD1FBEF" w14:textId="77777777" w:rsidR="00BF53D4" w:rsidRDefault="00000000">
            <w:pPr>
              <w:jc w:val="center"/>
            </w:pPr>
            <w:r>
              <w:rPr>
                <w:b/>
                <w:bCs/>
                <w:sz w:val="24"/>
                <w:szCs w:val="24"/>
                <w:shd w:val="clear" w:color="auto" w:fill="B6DDE8"/>
              </w:rPr>
              <w:lastRenderedPageBreak/>
              <w:t>Exhibit 2- NOT INCLUDED IN MIGRATION</w:t>
            </w:r>
          </w:p>
        </w:tc>
      </w:tr>
    </w:tbl>
    <w:p w14:paraId="0B2F6F1F" w14:textId="77777777" w:rsidR="00BF53D4" w:rsidRDefault="00BF53D4">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F53D4" w14:paraId="206132B9" w14:textId="77777777" w:rsidTr="00BF53D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5C6A2D2" w14:textId="77777777" w:rsidR="00BF53D4" w:rsidRDefault="00000000">
            <w:pPr>
              <w:jc w:val="center"/>
            </w:pPr>
            <w:r>
              <w:t>NOT INCLUDED IN NFS TO SHAREPOINT MIGRATION FEATURES</w:t>
            </w:r>
          </w:p>
        </w:tc>
      </w:tr>
      <w:tr w:rsidR="00BF53D4" w14:paraId="6FFB7216" w14:textId="77777777" w:rsidTr="00BF53D4">
        <w:trPr>
          <w:jc w:val="center"/>
        </w:trPr>
        <w:tc>
          <w:tcPr>
            <w:tcW w:w="3112" w:type="dxa"/>
          </w:tcPr>
          <w:p w14:paraId="4BE3B447" w14:textId="77777777" w:rsidR="00BF53D4" w:rsidRDefault="00000000">
            <w:pPr>
              <w:spacing w:line="264" w:lineRule="auto"/>
            </w:pPr>
            <w:r>
              <w:rPr>
                <w:b/>
                <w:bCs/>
                <w:sz w:val="21"/>
                <w:szCs w:val="21"/>
              </w:rPr>
              <w:t>Versions</w:t>
            </w:r>
          </w:p>
        </w:tc>
        <w:tc>
          <w:tcPr>
            <w:tcW w:w="7602" w:type="dxa"/>
          </w:tcPr>
          <w:p w14:paraId="7987F629" w14:textId="77777777" w:rsidR="00BF53D4" w:rsidRDefault="00000000">
            <w:r>
              <w:rPr>
                <w:sz w:val="21"/>
                <w:szCs w:val="21"/>
              </w:rPr>
              <w:t>Migration of all file versions from source to destination.</w:t>
            </w:r>
          </w:p>
        </w:tc>
      </w:tr>
      <w:tr w:rsidR="00BF53D4" w14:paraId="517514EE" w14:textId="77777777" w:rsidTr="00BF53D4">
        <w:trPr>
          <w:jc w:val="center"/>
        </w:trPr>
        <w:tc>
          <w:tcPr>
            <w:tcW w:w="3112" w:type="dxa"/>
          </w:tcPr>
          <w:p w14:paraId="1C54A51D" w14:textId="77777777" w:rsidR="00BF53D4" w:rsidRDefault="00000000">
            <w:r>
              <w:rPr>
                <w:b/>
                <w:bCs/>
              </w:rPr>
              <w:t>Root File Permissions</w:t>
            </w:r>
          </w:p>
        </w:tc>
        <w:tc>
          <w:tcPr>
            <w:tcW w:w="7602" w:type="dxa"/>
          </w:tcPr>
          <w:p w14:paraId="764F0B65" w14:textId="77777777" w:rsidR="00BF53D4" w:rsidRDefault="00000000">
            <w:r>
              <w:rPr>
                <w:sz w:val="21"/>
                <w:szCs w:val="21"/>
              </w:rPr>
              <w:t>CloudFuze preserves all Root file permissions along with access levels.</w:t>
            </w:r>
          </w:p>
        </w:tc>
      </w:tr>
      <w:tr w:rsidR="00BF53D4" w14:paraId="3DAB6DC7" w14:textId="77777777" w:rsidTr="00BF53D4">
        <w:trPr>
          <w:jc w:val="center"/>
        </w:trPr>
        <w:tc>
          <w:tcPr>
            <w:tcW w:w="3112" w:type="dxa"/>
          </w:tcPr>
          <w:p w14:paraId="13B0D664" w14:textId="77777777" w:rsidR="00BF53D4" w:rsidRDefault="00000000">
            <w:pPr>
              <w:spacing w:line="264" w:lineRule="auto"/>
            </w:pPr>
            <w:r>
              <w:rPr>
                <w:b/>
                <w:bCs/>
                <w:sz w:val="21"/>
                <w:szCs w:val="21"/>
              </w:rPr>
              <w:t>Inner File Permissions</w:t>
            </w:r>
          </w:p>
        </w:tc>
        <w:tc>
          <w:tcPr>
            <w:tcW w:w="7602" w:type="dxa"/>
          </w:tcPr>
          <w:p w14:paraId="021D6B56" w14:textId="77777777" w:rsidR="00BF53D4" w:rsidRDefault="00000000">
            <w:r>
              <w:rPr>
                <w:sz w:val="21"/>
                <w:szCs w:val="21"/>
              </w:rPr>
              <w:t>CloudFuze preserves all inner file permissions along with access levels.</w:t>
            </w:r>
          </w:p>
        </w:tc>
      </w:tr>
      <w:tr w:rsidR="00BF53D4" w14:paraId="4AFF8B26" w14:textId="77777777" w:rsidTr="00BF53D4">
        <w:trPr>
          <w:jc w:val="center"/>
        </w:trPr>
        <w:tc>
          <w:tcPr>
            <w:tcW w:w="3112" w:type="dxa"/>
          </w:tcPr>
          <w:p w14:paraId="749F3339" w14:textId="77777777" w:rsidR="00BF53D4" w:rsidRDefault="00000000">
            <w:pPr>
              <w:spacing w:line="264" w:lineRule="auto"/>
            </w:pPr>
            <w:r>
              <w:rPr>
                <w:b/>
                <w:bCs/>
                <w:sz w:val="21"/>
                <w:szCs w:val="21"/>
              </w:rPr>
              <w:t>External Shares</w:t>
            </w:r>
          </w:p>
        </w:tc>
        <w:tc>
          <w:tcPr>
            <w:tcW w:w="7602" w:type="dxa"/>
          </w:tcPr>
          <w:p w14:paraId="1A7D10F0" w14:textId="77777777" w:rsidR="00BF53D4" w:rsidRDefault="00000000">
            <w:r>
              <w:rPr>
                <w:sz w:val="21"/>
                <w:szCs w:val="21"/>
              </w:rPr>
              <w:t>CloudFuze can migrate external permissions(Files/Folders shared with people of outside organizations) of files/folders to the destination along with access levels.</w:t>
            </w:r>
          </w:p>
        </w:tc>
      </w:tr>
      <w:tr w:rsidR="00BF53D4" w14:paraId="4CB25D87" w14:textId="77777777" w:rsidTr="00BF53D4">
        <w:trPr>
          <w:jc w:val="center"/>
        </w:trPr>
        <w:tc>
          <w:tcPr>
            <w:tcW w:w="3112" w:type="dxa"/>
          </w:tcPr>
          <w:p w14:paraId="488A00FA" w14:textId="77777777" w:rsidR="00BF53D4" w:rsidRDefault="00000000">
            <w:pPr>
              <w:spacing w:line="264" w:lineRule="auto"/>
            </w:pPr>
            <w:r>
              <w:rPr>
                <w:b/>
                <w:bCs/>
                <w:sz w:val="21"/>
                <w:szCs w:val="21"/>
              </w:rPr>
              <w:t>Shared Links</w:t>
            </w:r>
          </w:p>
        </w:tc>
        <w:tc>
          <w:tcPr>
            <w:tcW w:w="7602" w:type="dxa"/>
          </w:tcPr>
          <w:p w14:paraId="71545E4B" w14:textId="77777777" w:rsidR="00BF53D4" w:rsidRDefault="00000000">
            <w:r>
              <w:rPr>
                <w:sz w:val="21"/>
                <w:szCs w:val="21"/>
              </w:rPr>
              <w:t>CloudFuze migrates all shared links from source to destination and maintains the type of links.</w:t>
            </w:r>
          </w:p>
        </w:tc>
      </w:tr>
      <w:tr w:rsidR="00BF53D4" w14:paraId="0A9744FB" w14:textId="77777777" w:rsidTr="00BF53D4">
        <w:trPr>
          <w:jc w:val="center"/>
        </w:trPr>
        <w:tc>
          <w:tcPr>
            <w:tcW w:w="3112" w:type="dxa"/>
          </w:tcPr>
          <w:p w14:paraId="71BAEEAA" w14:textId="77777777" w:rsidR="00BF53D4" w:rsidRDefault="00000000">
            <w:pPr>
              <w:spacing w:line="264" w:lineRule="auto"/>
            </w:pPr>
            <w:r>
              <w:rPr>
                <w:b/>
                <w:bCs/>
                <w:sz w:val="21"/>
                <w:szCs w:val="21"/>
              </w:rPr>
              <w:t>Embedded Links</w:t>
            </w:r>
          </w:p>
        </w:tc>
        <w:tc>
          <w:tcPr>
            <w:tcW w:w="7602" w:type="dxa"/>
          </w:tcPr>
          <w:p w14:paraId="2B62DBCE" w14:textId="77777777" w:rsidR="00BF53D4"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683E0E2C" w14:textId="77777777" w:rsidR="00BF53D4" w:rsidRDefault="00BF53D4">
      <w:pPr>
        <w:spacing w:after="0" w:line="240" w:lineRule="auto"/>
      </w:pPr>
    </w:p>
    <w:p w14:paraId="2FB2A8A5" w14:textId="77777777" w:rsidR="00BF53D4" w:rsidRDefault="00BF53D4">
      <w:pPr>
        <w:pStyle w:val="PDParagraphDefault"/>
      </w:pPr>
    </w:p>
    <w:sectPr w:rsidR="00BF53D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FBA3" w14:textId="77777777" w:rsidR="001B6A81" w:rsidRDefault="001B6A81">
      <w:pPr>
        <w:spacing w:after="0" w:line="240" w:lineRule="auto"/>
      </w:pPr>
      <w:r>
        <w:separator/>
      </w:r>
    </w:p>
  </w:endnote>
  <w:endnote w:type="continuationSeparator" w:id="0">
    <w:p w14:paraId="021637C4" w14:textId="77777777" w:rsidR="001B6A81" w:rsidRDefault="001B6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4316"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485FFC"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971AD8" w14:textId="77777777" w:rsidR="00BF53D4" w:rsidRDefault="00BF53D4">
    <w:pPr>
      <w:pStyle w:val="PDFooter"/>
      <w:jc w:val="center"/>
    </w:pPr>
  </w:p>
  <w:p w14:paraId="38EDA836" w14:textId="77777777" w:rsidR="00BF53D4" w:rsidRDefault="00BF53D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71D4"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05DB646"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265041" w14:textId="77777777" w:rsidR="00BF53D4" w:rsidRDefault="00BF53D4">
    <w:pPr>
      <w:pStyle w:val="PDFooter"/>
      <w:jc w:val="center"/>
    </w:pPr>
  </w:p>
  <w:p w14:paraId="46E1A9A0" w14:textId="77777777" w:rsidR="00BF53D4" w:rsidRDefault="00BF53D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221A"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AD52AAA"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D2B944" w14:textId="77777777" w:rsidR="00BF53D4" w:rsidRDefault="00BF53D4">
    <w:pPr>
      <w:pStyle w:val="PDFooter"/>
      <w:jc w:val="center"/>
    </w:pPr>
  </w:p>
  <w:p w14:paraId="451A22C5" w14:textId="77777777" w:rsidR="00BF53D4" w:rsidRDefault="00BF53D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96E0"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C8719B1"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F18122" w14:textId="77777777" w:rsidR="00BF53D4" w:rsidRDefault="00BF53D4">
    <w:pPr>
      <w:pStyle w:val="PDFooter"/>
      <w:jc w:val="center"/>
    </w:pPr>
  </w:p>
  <w:p w14:paraId="6CF3A321" w14:textId="77777777" w:rsidR="00BF53D4" w:rsidRDefault="00BF53D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0126"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DCD1B7"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663B30" w14:textId="77777777" w:rsidR="00BF53D4" w:rsidRDefault="00BF53D4">
    <w:pPr>
      <w:pStyle w:val="PDFooter"/>
      <w:jc w:val="center"/>
    </w:pPr>
  </w:p>
  <w:p w14:paraId="51F974E2" w14:textId="77777777" w:rsidR="00BF53D4" w:rsidRDefault="00BF53D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AF31"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FC1AE63"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4BDFA8" w14:textId="77777777" w:rsidR="00BF53D4" w:rsidRDefault="00BF53D4">
    <w:pPr>
      <w:pStyle w:val="PDFooter"/>
      <w:jc w:val="center"/>
    </w:pPr>
  </w:p>
  <w:p w14:paraId="4DD02C1D" w14:textId="77777777" w:rsidR="00BF53D4" w:rsidRDefault="00BF53D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93D4"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67E81D"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404793" w14:textId="77777777" w:rsidR="00BF53D4" w:rsidRDefault="00BF53D4">
    <w:pPr>
      <w:pStyle w:val="PDFooter"/>
      <w:jc w:val="center"/>
    </w:pPr>
  </w:p>
  <w:p w14:paraId="16069E3C" w14:textId="77777777" w:rsidR="00BF53D4" w:rsidRDefault="00BF53D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3B3B"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4062166"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3C0D29" w14:textId="77777777" w:rsidR="00BF53D4" w:rsidRDefault="00BF53D4">
    <w:pPr>
      <w:pStyle w:val="PDFooter"/>
      <w:jc w:val="center"/>
    </w:pPr>
  </w:p>
  <w:p w14:paraId="7CD1C631" w14:textId="77777777" w:rsidR="00BF53D4" w:rsidRDefault="00BF53D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8027" w14:textId="77777777" w:rsidR="00BF53D4"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1C21AEE" w14:textId="77777777" w:rsidR="00BF53D4"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8FF03B" w14:textId="77777777" w:rsidR="00BF53D4" w:rsidRDefault="00BF53D4">
    <w:pPr>
      <w:pStyle w:val="PDFooter"/>
      <w:jc w:val="center"/>
    </w:pPr>
  </w:p>
  <w:p w14:paraId="02FFE420" w14:textId="77777777" w:rsidR="00BF53D4" w:rsidRDefault="00BF53D4">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097B5" w14:textId="77777777" w:rsidR="001B6A81" w:rsidRDefault="001B6A81">
      <w:pPr>
        <w:spacing w:after="0" w:line="240" w:lineRule="auto"/>
      </w:pPr>
      <w:r>
        <w:separator/>
      </w:r>
    </w:p>
  </w:footnote>
  <w:footnote w:type="continuationSeparator" w:id="0">
    <w:p w14:paraId="2878B5B9" w14:textId="77777777" w:rsidR="001B6A81" w:rsidRDefault="001B6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EFE" w14:textId="77777777" w:rsidR="00BF53D4" w:rsidRDefault="00BF53D4">
    <w:pPr>
      <w:pStyle w:val="PDHeader"/>
    </w:pPr>
  </w:p>
  <w:p w14:paraId="7A09749B"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4283CF4B" w14:textId="77777777">
      <w:trPr>
        <w:jc w:val="center"/>
      </w:trPr>
      <w:tc>
        <w:tcPr>
          <w:tcW w:w="2741" w:type="dxa"/>
        </w:tcPr>
        <w:p w14:paraId="57CB5272" w14:textId="77777777" w:rsidR="00BF53D4" w:rsidRDefault="00000000">
          <w:pPr>
            <w:jc w:val="center"/>
          </w:pPr>
          <w:r>
            <w:rPr>
              <w:noProof/>
            </w:rPr>
            <w:drawing>
              <wp:inline distT="0" distB="0" distL="0" distR="0" wp14:anchorId="3F3150AD" wp14:editId="61F0D32A">
                <wp:extent cx="1066800" cy="1066800"/>
                <wp:effectExtent l="0" t="0" r="0" b="0"/>
                <wp:docPr id="872704885" name="Picture 87270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26CE3C" w14:textId="77777777" w:rsidR="00BF53D4" w:rsidRDefault="00BF53D4">
          <w:pPr>
            <w:pStyle w:val="PDHeader"/>
          </w:pPr>
        </w:p>
      </w:tc>
      <w:tc>
        <w:tcPr>
          <w:tcW w:w="3732" w:type="dxa"/>
        </w:tcPr>
        <w:p w14:paraId="21C2A013" w14:textId="77777777" w:rsidR="00BF53D4" w:rsidRDefault="00000000">
          <w:pPr>
            <w:jc w:val="center"/>
          </w:pPr>
          <w:r>
            <w:rPr>
              <w:noProof/>
            </w:rPr>
            <w:drawing>
              <wp:inline distT="0" distB="0" distL="0" distR="0" wp14:anchorId="6EE1D5AF" wp14:editId="68CF9C33">
                <wp:extent cx="1638300" cy="600075"/>
                <wp:effectExtent l="0" t="0" r="0" b="0"/>
                <wp:docPr id="1835304897" name="Picture 183530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02F7" w14:textId="77777777" w:rsidR="00BF53D4" w:rsidRDefault="00BF53D4">
    <w:pPr>
      <w:pStyle w:val="PDHeader"/>
    </w:pPr>
  </w:p>
  <w:p w14:paraId="56A38177"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75C69D1D" w14:textId="77777777">
      <w:trPr>
        <w:jc w:val="center"/>
      </w:trPr>
      <w:tc>
        <w:tcPr>
          <w:tcW w:w="2741" w:type="dxa"/>
        </w:tcPr>
        <w:p w14:paraId="59AA93DC" w14:textId="77777777" w:rsidR="00BF53D4" w:rsidRDefault="00000000">
          <w:pPr>
            <w:jc w:val="center"/>
          </w:pPr>
          <w:r>
            <w:rPr>
              <w:noProof/>
            </w:rPr>
            <w:drawing>
              <wp:inline distT="0" distB="0" distL="0" distR="0" wp14:anchorId="7FA833A7" wp14:editId="72D299C8">
                <wp:extent cx="1066800" cy="1066800"/>
                <wp:effectExtent l="0" t="0" r="0" b="0"/>
                <wp:docPr id="1774410929" name="Picture 177441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F752C2" w14:textId="77777777" w:rsidR="00BF53D4" w:rsidRDefault="00BF53D4">
          <w:pPr>
            <w:pStyle w:val="PDHeader"/>
          </w:pPr>
        </w:p>
      </w:tc>
      <w:tc>
        <w:tcPr>
          <w:tcW w:w="3732" w:type="dxa"/>
        </w:tcPr>
        <w:p w14:paraId="4E2ED5A3" w14:textId="77777777" w:rsidR="00BF53D4" w:rsidRDefault="00000000">
          <w:pPr>
            <w:jc w:val="center"/>
          </w:pPr>
          <w:r>
            <w:rPr>
              <w:noProof/>
            </w:rPr>
            <w:drawing>
              <wp:inline distT="0" distB="0" distL="0" distR="0" wp14:anchorId="14628146" wp14:editId="22061866">
                <wp:extent cx="1638300" cy="600075"/>
                <wp:effectExtent l="0" t="0" r="0" b="0"/>
                <wp:docPr id="2114243898" name="Picture 211424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A9C8" w14:textId="77777777" w:rsidR="00BF53D4" w:rsidRDefault="00BF53D4">
    <w:pPr>
      <w:pStyle w:val="PDHeader"/>
    </w:pPr>
  </w:p>
  <w:p w14:paraId="57A936BF"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1BE64CB2" w14:textId="77777777">
      <w:trPr>
        <w:jc w:val="center"/>
      </w:trPr>
      <w:tc>
        <w:tcPr>
          <w:tcW w:w="2741" w:type="dxa"/>
        </w:tcPr>
        <w:p w14:paraId="11A6161B" w14:textId="77777777" w:rsidR="00BF53D4" w:rsidRDefault="00000000">
          <w:pPr>
            <w:jc w:val="center"/>
          </w:pPr>
          <w:r>
            <w:rPr>
              <w:noProof/>
            </w:rPr>
            <w:drawing>
              <wp:inline distT="0" distB="0" distL="0" distR="0" wp14:anchorId="5EE2BCD9" wp14:editId="3B73A8B9">
                <wp:extent cx="1066800" cy="1066800"/>
                <wp:effectExtent l="0" t="0" r="0" b="0"/>
                <wp:docPr id="284292827" name="Picture 28429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AABFAF" w14:textId="77777777" w:rsidR="00BF53D4" w:rsidRDefault="00BF53D4">
          <w:pPr>
            <w:pStyle w:val="PDHeader"/>
          </w:pPr>
        </w:p>
      </w:tc>
      <w:tc>
        <w:tcPr>
          <w:tcW w:w="3732" w:type="dxa"/>
        </w:tcPr>
        <w:p w14:paraId="5088670D" w14:textId="77777777" w:rsidR="00BF53D4" w:rsidRDefault="00000000">
          <w:pPr>
            <w:jc w:val="center"/>
          </w:pPr>
          <w:r>
            <w:rPr>
              <w:noProof/>
            </w:rPr>
            <w:drawing>
              <wp:inline distT="0" distB="0" distL="0" distR="0" wp14:anchorId="5F1C9D84" wp14:editId="67D3C8C3">
                <wp:extent cx="1638300" cy="600075"/>
                <wp:effectExtent l="0" t="0" r="0" b="0"/>
                <wp:docPr id="592293826" name="Picture 59229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39FF" w14:textId="77777777" w:rsidR="00BF53D4" w:rsidRDefault="00BF53D4">
    <w:pPr>
      <w:pStyle w:val="PDHeader"/>
    </w:pPr>
  </w:p>
  <w:p w14:paraId="226DC374"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0FAFE66A" w14:textId="77777777">
      <w:trPr>
        <w:jc w:val="center"/>
      </w:trPr>
      <w:tc>
        <w:tcPr>
          <w:tcW w:w="2741" w:type="dxa"/>
        </w:tcPr>
        <w:p w14:paraId="67F00E7B" w14:textId="77777777" w:rsidR="00BF53D4" w:rsidRDefault="00000000">
          <w:pPr>
            <w:jc w:val="center"/>
          </w:pPr>
          <w:r>
            <w:rPr>
              <w:noProof/>
            </w:rPr>
            <w:drawing>
              <wp:inline distT="0" distB="0" distL="0" distR="0" wp14:anchorId="42C9CBB0" wp14:editId="5297F986">
                <wp:extent cx="1066800" cy="1066800"/>
                <wp:effectExtent l="0" t="0" r="0" b="0"/>
                <wp:docPr id="1850814602" name="Picture 185081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68809D" w14:textId="77777777" w:rsidR="00BF53D4" w:rsidRDefault="00BF53D4">
          <w:pPr>
            <w:pStyle w:val="PDHeader"/>
          </w:pPr>
        </w:p>
      </w:tc>
      <w:tc>
        <w:tcPr>
          <w:tcW w:w="3732" w:type="dxa"/>
        </w:tcPr>
        <w:p w14:paraId="671AF182" w14:textId="77777777" w:rsidR="00BF53D4" w:rsidRDefault="00000000">
          <w:pPr>
            <w:jc w:val="center"/>
          </w:pPr>
          <w:r>
            <w:rPr>
              <w:noProof/>
            </w:rPr>
            <w:drawing>
              <wp:inline distT="0" distB="0" distL="0" distR="0" wp14:anchorId="2B4C7AAC" wp14:editId="300AEF07">
                <wp:extent cx="1638300" cy="600075"/>
                <wp:effectExtent l="0" t="0" r="0" b="0"/>
                <wp:docPr id="1390340055" name="Picture 139034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2FCA" w14:textId="77777777" w:rsidR="00BF53D4" w:rsidRDefault="00BF53D4">
    <w:pPr>
      <w:pStyle w:val="PDHeader"/>
    </w:pPr>
  </w:p>
  <w:p w14:paraId="6EEF1812"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0F720C59" w14:textId="77777777">
      <w:trPr>
        <w:jc w:val="center"/>
      </w:trPr>
      <w:tc>
        <w:tcPr>
          <w:tcW w:w="2741" w:type="dxa"/>
        </w:tcPr>
        <w:p w14:paraId="657B5383" w14:textId="77777777" w:rsidR="00BF53D4" w:rsidRDefault="00000000">
          <w:pPr>
            <w:jc w:val="center"/>
          </w:pPr>
          <w:r>
            <w:rPr>
              <w:noProof/>
            </w:rPr>
            <w:drawing>
              <wp:inline distT="0" distB="0" distL="0" distR="0" wp14:anchorId="2E80B184" wp14:editId="1A26E3DB">
                <wp:extent cx="1066800" cy="1066800"/>
                <wp:effectExtent l="0" t="0" r="0" b="0"/>
                <wp:docPr id="1853729619" name="Picture 185372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3FB4DC" w14:textId="77777777" w:rsidR="00BF53D4" w:rsidRDefault="00BF53D4">
          <w:pPr>
            <w:pStyle w:val="PDHeader"/>
          </w:pPr>
        </w:p>
      </w:tc>
      <w:tc>
        <w:tcPr>
          <w:tcW w:w="3732" w:type="dxa"/>
        </w:tcPr>
        <w:p w14:paraId="720A47D1" w14:textId="77777777" w:rsidR="00BF53D4" w:rsidRDefault="00000000">
          <w:pPr>
            <w:jc w:val="center"/>
          </w:pPr>
          <w:r>
            <w:rPr>
              <w:noProof/>
            </w:rPr>
            <w:drawing>
              <wp:inline distT="0" distB="0" distL="0" distR="0" wp14:anchorId="6100064C" wp14:editId="58FE8539">
                <wp:extent cx="1638300" cy="600075"/>
                <wp:effectExtent l="0" t="0" r="0" b="0"/>
                <wp:docPr id="2052932364" name="Picture 205293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317D" w14:textId="77777777" w:rsidR="00BF53D4" w:rsidRDefault="00BF53D4">
    <w:pPr>
      <w:pStyle w:val="PDHeader"/>
    </w:pPr>
  </w:p>
  <w:p w14:paraId="06A28864"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763A7BC3" w14:textId="77777777">
      <w:trPr>
        <w:jc w:val="center"/>
      </w:trPr>
      <w:tc>
        <w:tcPr>
          <w:tcW w:w="2741" w:type="dxa"/>
        </w:tcPr>
        <w:p w14:paraId="24572119" w14:textId="77777777" w:rsidR="00BF53D4" w:rsidRDefault="00000000">
          <w:pPr>
            <w:jc w:val="center"/>
          </w:pPr>
          <w:r>
            <w:rPr>
              <w:noProof/>
            </w:rPr>
            <w:drawing>
              <wp:inline distT="0" distB="0" distL="0" distR="0" wp14:anchorId="3749BFF6" wp14:editId="23561B8F">
                <wp:extent cx="1066800" cy="1066800"/>
                <wp:effectExtent l="0" t="0" r="0" b="0"/>
                <wp:docPr id="361875295" name="Picture 36187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9D7B79" w14:textId="77777777" w:rsidR="00BF53D4" w:rsidRDefault="00BF53D4">
          <w:pPr>
            <w:pStyle w:val="PDHeader"/>
          </w:pPr>
        </w:p>
      </w:tc>
      <w:tc>
        <w:tcPr>
          <w:tcW w:w="3732" w:type="dxa"/>
        </w:tcPr>
        <w:p w14:paraId="5D969E0F" w14:textId="77777777" w:rsidR="00BF53D4" w:rsidRDefault="00000000">
          <w:pPr>
            <w:jc w:val="center"/>
          </w:pPr>
          <w:r>
            <w:rPr>
              <w:noProof/>
            </w:rPr>
            <w:drawing>
              <wp:inline distT="0" distB="0" distL="0" distR="0" wp14:anchorId="396BF299" wp14:editId="7D46B384">
                <wp:extent cx="1638300" cy="600075"/>
                <wp:effectExtent l="0" t="0" r="0" b="0"/>
                <wp:docPr id="1475895754" name="Picture 147589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F800" w14:textId="77777777" w:rsidR="00BF53D4" w:rsidRDefault="00BF53D4">
    <w:pPr>
      <w:pStyle w:val="PDHeader"/>
    </w:pPr>
  </w:p>
  <w:p w14:paraId="5CFBD19E"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14887F8F" w14:textId="77777777">
      <w:trPr>
        <w:jc w:val="center"/>
      </w:trPr>
      <w:tc>
        <w:tcPr>
          <w:tcW w:w="2741" w:type="dxa"/>
        </w:tcPr>
        <w:p w14:paraId="43A58E63" w14:textId="77777777" w:rsidR="00BF53D4" w:rsidRDefault="00000000">
          <w:pPr>
            <w:jc w:val="center"/>
          </w:pPr>
          <w:r>
            <w:rPr>
              <w:noProof/>
            </w:rPr>
            <w:drawing>
              <wp:inline distT="0" distB="0" distL="0" distR="0" wp14:anchorId="1C61CA4A" wp14:editId="6E9A2BC2">
                <wp:extent cx="1066800" cy="1066800"/>
                <wp:effectExtent l="0" t="0" r="0" b="0"/>
                <wp:docPr id="1710139220" name="Picture 171013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544CB3" w14:textId="77777777" w:rsidR="00BF53D4" w:rsidRDefault="00BF53D4">
          <w:pPr>
            <w:pStyle w:val="PDHeader"/>
          </w:pPr>
        </w:p>
      </w:tc>
      <w:tc>
        <w:tcPr>
          <w:tcW w:w="3732" w:type="dxa"/>
        </w:tcPr>
        <w:p w14:paraId="5A0F359C" w14:textId="77777777" w:rsidR="00BF53D4" w:rsidRDefault="00000000">
          <w:pPr>
            <w:jc w:val="center"/>
          </w:pPr>
          <w:r>
            <w:rPr>
              <w:noProof/>
            </w:rPr>
            <w:drawing>
              <wp:inline distT="0" distB="0" distL="0" distR="0" wp14:anchorId="2B8D9821" wp14:editId="7211FE21">
                <wp:extent cx="1638300" cy="600075"/>
                <wp:effectExtent l="0" t="0" r="0" b="0"/>
                <wp:docPr id="126225946" name="Picture 12622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1D2B" w14:textId="77777777" w:rsidR="00BF53D4" w:rsidRDefault="00BF53D4">
    <w:pPr>
      <w:pStyle w:val="PDHeader"/>
    </w:pPr>
  </w:p>
  <w:p w14:paraId="2609DDE7"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3FC03D87" w14:textId="77777777">
      <w:trPr>
        <w:jc w:val="center"/>
      </w:trPr>
      <w:tc>
        <w:tcPr>
          <w:tcW w:w="2741" w:type="dxa"/>
        </w:tcPr>
        <w:p w14:paraId="6392B43E" w14:textId="77777777" w:rsidR="00BF53D4" w:rsidRDefault="00000000">
          <w:pPr>
            <w:jc w:val="center"/>
          </w:pPr>
          <w:r>
            <w:rPr>
              <w:noProof/>
            </w:rPr>
            <w:drawing>
              <wp:inline distT="0" distB="0" distL="0" distR="0" wp14:anchorId="374F3784" wp14:editId="7511A2C9">
                <wp:extent cx="1066800" cy="1066800"/>
                <wp:effectExtent l="0" t="0" r="0" b="0"/>
                <wp:docPr id="610594527" name="Picture 61059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1999C0" w14:textId="77777777" w:rsidR="00BF53D4" w:rsidRDefault="00BF53D4">
          <w:pPr>
            <w:pStyle w:val="PDHeader"/>
          </w:pPr>
        </w:p>
      </w:tc>
      <w:tc>
        <w:tcPr>
          <w:tcW w:w="3732" w:type="dxa"/>
        </w:tcPr>
        <w:p w14:paraId="072C0B75" w14:textId="77777777" w:rsidR="00BF53D4" w:rsidRDefault="00000000">
          <w:pPr>
            <w:jc w:val="center"/>
          </w:pPr>
          <w:r>
            <w:rPr>
              <w:noProof/>
            </w:rPr>
            <w:drawing>
              <wp:inline distT="0" distB="0" distL="0" distR="0" wp14:anchorId="409EDF12" wp14:editId="29E09EAA">
                <wp:extent cx="1638300" cy="600075"/>
                <wp:effectExtent l="0" t="0" r="0" b="0"/>
                <wp:docPr id="1691643640" name="Picture 169164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7076" w14:textId="77777777" w:rsidR="00BF53D4" w:rsidRDefault="00BF53D4">
    <w:pPr>
      <w:pStyle w:val="PDHeader"/>
    </w:pPr>
  </w:p>
  <w:p w14:paraId="5A500946" w14:textId="77777777" w:rsidR="00BF53D4" w:rsidRDefault="00BF53D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F53D4" w14:paraId="280EE4E5" w14:textId="77777777">
      <w:trPr>
        <w:jc w:val="center"/>
      </w:trPr>
      <w:tc>
        <w:tcPr>
          <w:tcW w:w="2741" w:type="dxa"/>
        </w:tcPr>
        <w:p w14:paraId="4B80BB4A" w14:textId="77777777" w:rsidR="00BF53D4" w:rsidRDefault="00000000">
          <w:pPr>
            <w:jc w:val="center"/>
          </w:pPr>
          <w:r>
            <w:rPr>
              <w:noProof/>
            </w:rPr>
            <w:drawing>
              <wp:inline distT="0" distB="0" distL="0" distR="0" wp14:anchorId="2933B388" wp14:editId="3F7B1EBB">
                <wp:extent cx="1066800" cy="1066800"/>
                <wp:effectExtent l="0" t="0" r="0" b="0"/>
                <wp:docPr id="605795973" name="Picture 60579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9DDF33" w14:textId="77777777" w:rsidR="00BF53D4" w:rsidRDefault="00BF53D4">
          <w:pPr>
            <w:pStyle w:val="PDHeader"/>
          </w:pPr>
        </w:p>
      </w:tc>
      <w:tc>
        <w:tcPr>
          <w:tcW w:w="3732" w:type="dxa"/>
        </w:tcPr>
        <w:p w14:paraId="57886EC8" w14:textId="77777777" w:rsidR="00BF53D4" w:rsidRDefault="00000000">
          <w:pPr>
            <w:jc w:val="center"/>
          </w:pPr>
          <w:r>
            <w:rPr>
              <w:noProof/>
            </w:rPr>
            <w:drawing>
              <wp:inline distT="0" distB="0" distL="0" distR="0" wp14:anchorId="7156B9DB" wp14:editId="2725032B">
                <wp:extent cx="1638300" cy="600075"/>
                <wp:effectExtent l="0" t="0" r="0" b="0"/>
                <wp:docPr id="797259964" name="Picture 79725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117CB0"/>
    <w:multiLevelType w:val="hybridMultilevel"/>
    <w:tmpl w:val="A1C8136E"/>
    <w:lvl w:ilvl="0" w:tplc="CCE2A272">
      <w:start w:val="1"/>
      <w:numFmt w:val="bullet"/>
      <w:lvlText w:val="●"/>
      <w:lvlJc w:val="left"/>
      <w:pPr>
        <w:ind w:left="720" w:hanging="360"/>
      </w:pPr>
      <w:rPr>
        <w:rFonts w:ascii="Arial" w:hAnsi="Arial" w:hint="default"/>
      </w:rPr>
    </w:lvl>
    <w:lvl w:ilvl="1" w:tplc="7D0A7810">
      <w:numFmt w:val="decimal"/>
      <w:lvlText w:val=""/>
      <w:lvlJc w:val="left"/>
    </w:lvl>
    <w:lvl w:ilvl="2" w:tplc="65FE40B4">
      <w:numFmt w:val="decimal"/>
      <w:lvlText w:val=""/>
      <w:lvlJc w:val="left"/>
    </w:lvl>
    <w:lvl w:ilvl="3" w:tplc="92A663E8">
      <w:numFmt w:val="decimal"/>
      <w:lvlText w:val=""/>
      <w:lvlJc w:val="left"/>
    </w:lvl>
    <w:lvl w:ilvl="4" w:tplc="3D5E8C92">
      <w:numFmt w:val="decimal"/>
      <w:lvlText w:val=""/>
      <w:lvlJc w:val="left"/>
    </w:lvl>
    <w:lvl w:ilvl="5" w:tplc="27847C90">
      <w:numFmt w:val="decimal"/>
      <w:lvlText w:val=""/>
      <w:lvlJc w:val="left"/>
    </w:lvl>
    <w:lvl w:ilvl="6" w:tplc="25F2F744">
      <w:numFmt w:val="decimal"/>
      <w:lvlText w:val=""/>
      <w:lvlJc w:val="left"/>
    </w:lvl>
    <w:lvl w:ilvl="7" w:tplc="AE2EB7F0">
      <w:numFmt w:val="decimal"/>
      <w:lvlText w:val=""/>
      <w:lvlJc w:val="left"/>
    </w:lvl>
    <w:lvl w:ilvl="8" w:tplc="1A245342">
      <w:numFmt w:val="decimal"/>
      <w:lvlText w:val=""/>
      <w:lvlJc w:val="left"/>
    </w:lvl>
  </w:abstractNum>
  <w:abstractNum w:abstractNumId="2" w15:restartNumberingAfterBreak="0">
    <w:nsid w:val="2C8761ED"/>
    <w:multiLevelType w:val="hybridMultilevel"/>
    <w:tmpl w:val="F7DAF09C"/>
    <w:lvl w:ilvl="0" w:tplc="263AE702">
      <w:start w:val="1"/>
      <w:numFmt w:val="bullet"/>
      <w:lvlText w:val="●"/>
      <w:lvlJc w:val="left"/>
      <w:pPr>
        <w:ind w:left="720" w:hanging="360"/>
      </w:pPr>
      <w:rPr>
        <w:rFonts w:ascii="Arial" w:hAnsi="Arial" w:hint="default"/>
      </w:rPr>
    </w:lvl>
    <w:lvl w:ilvl="1" w:tplc="D01C80A8">
      <w:numFmt w:val="decimal"/>
      <w:lvlText w:val=""/>
      <w:lvlJc w:val="left"/>
    </w:lvl>
    <w:lvl w:ilvl="2" w:tplc="14F2FAC4">
      <w:numFmt w:val="decimal"/>
      <w:lvlText w:val=""/>
      <w:lvlJc w:val="left"/>
    </w:lvl>
    <w:lvl w:ilvl="3" w:tplc="FAFA0170">
      <w:numFmt w:val="decimal"/>
      <w:lvlText w:val=""/>
      <w:lvlJc w:val="left"/>
    </w:lvl>
    <w:lvl w:ilvl="4" w:tplc="71E85EAA">
      <w:numFmt w:val="decimal"/>
      <w:lvlText w:val=""/>
      <w:lvlJc w:val="left"/>
    </w:lvl>
    <w:lvl w:ilvl="5" w:tplc="3DEE5F9E">
      <w:numFmt w:val="decimal"/>
      <w:lvlText w:val=""/>
      <w:lvlJc w:val="left"/>
    </w:lvl>
    <w:lvl w:ilvl="6" w:tplc="CBA29BCC">
      <w:numFmt w:val="decimal"/>
      <w:lvlText w:val=""/>
      <w:lvlJc w:val="left"/>
    </w:lvl>
    <w:lvl w:ilvl="7" w:tplc="564C327A">
      <w:numFmt w:val="decimal"/>
      <w:lvlText w:val=""/>
      <w:lvlJc w:val="left"/>
    </w:lvl>
    <w:lvl w:ilvl="8" w:tplc="BE32F484">
      <w:numFmt w:val="decimal"/>
      <w:lvlText w:val=""/>
      <w:lvlJc w:val="left"/>
    </w:lvl>
  </w:abstractNum>
  <w:abstractNum w:abstractNumId="3" w15:restartNumberingAfterBreak="0">
    <w:nsid w:val="4F0E18AB"/>
    <w:multiLevelType w:val="hybridMultilevel"/>
    <w:tmpl w:val="185010FE"/>
    <w:lvl w:ilvl="0" w:tplc="669A9E24">
      <w:start w:val="1"/>
      <w:numFmt w:val="bullet"/>
      <w:lvlText w:val="●"/>
      <w:lvlJc w:val="left"/>
      <w:pPr>
        <w:ind w:left="720" w:hanging="360"/>
      </w:pPr>
      <w:rPr>
        <w:rFonts w:ascii="Arial" w:hAnsi="Arial" w:hint="default"/>
      </w:rPr>
    </w:lvl>
    <w:lvl w:ilvl="1" w:tplc="64267F86">
      <w:numFmt w:val="decimal"/>
      <w:lvlText w:val=""/>
      <w:lvlJc w:val="left"/>
    </w:lvl>
    <w:lvl w:ilvl="2" w:tplc="DBB6803C">
      <w:numFmt w:val="decimal"/>
      <w:lvlText w:val=""/>
      <w:lvlJc w:val="left"/>
    </w:lvl>
    <w:lvl w:ilvl="3" w:tplc="27009622">
      <w:numFmt w:val="decimal"/>
      <w:lvlText w:val=""/>
      <w:lvlJc w:val="left"/>
    </w:lvl>
    <w:lvl w:ilvl="4" w:tplc="0C322344">
      <w:numFmt w:val="decimal"/>
      <w:lvlText w:val=""/>
      <w:lvlJc w:val="left"/>
    </w:lvl>
    <w:lvl w:ilvl="5" w:tplc="6D8E6904">
      <w:numFmt w:val="decimal"/>
      <w:lvlText w:val=""/>
      <w:lvlJc w:val="left"/>
    </w:lvl>
    <w:lvl w:ilvl="6" w:tplc="31FA9246">
      <w:numFmt w:val="decimal"/>
      <w:lvlText w:val=""/>
      <w:lvlJc w:val="left"/>
    </w:lvl>
    <w:lvl w:ilvl="7" w:tplc="0D4EB3D4">
      <w:numFmt w:val="decimal"/>
      <w:lvlText w:val=""/>
      <w:lvlJc w:val="left"/>
    </w:lvl>
    <w:lvl w:ilvl="8" w:tplc="76680BA0">
      <w:numFmt w:val="decimal"/>
      <w:lvlText w:val=""/>
      <w:lvlJc w:val="left"/>
    </w:lvl>
  </w:abstractNum>
  <w:abstractNum w:abstractNumId="4" w15:restartNumberingAfterBreak="0">
    <w:nsid w:val="5E0235A6"/>
    <w:multiLevelType w:val="hybridMultilevel"/>
    <w:tmpl w:val="B824CF5E"/>
    <w:lvl w:ilvl="0" w:tplc="D06AF890">
      <w:start w:val="1"/>
      <w:numFmt w:val="bullet"/>
      <w:lvlText w:val="●"/>
      <w:lvlJc w:val="left"/>
      <w:pPr>
        <w:ind w:left="720" w:hanging="360"/>
      </w:pPr>
      <w:rPr>
        <w:rFonts w:ascii="Arial" w:hAnsi="Arial" w:hint="default"/>
      </w:rPr>
    </w:lvl>
    <w:lvl w:ilvl="1" w:tplc="34CCDFE0">
      <w:numFmt w:val="decimal"/>
      <w:lvlText w:val=""/>
      <w:lvlJc w:val="left"/>
    </w:lvl>
    <w:lvl w:ilvl="2" w:tplc="26EA63D8">
      <w:numFmt w:val="decimal"/>
      <w:lvlText w:val=""/>
      <w:lvlJc w:val="left"/>
    </w:lvl>
    <w:lvl w:ilvl="3" w:tplc="D7904ADE">
      <w:numFmt w:val="decimal"/>
      <w:lvlText w:val=""/>
      <w:lvlJc w:val="left"/>
    </w:lvl>
    <w:lvl w:ilvl="4" w:tplc="B8BCAEE6">
      <w:numFmt w:val="decimal"/>
      <w:lvlText w:val=""/>
      <w:lvlJc w:val="left"/>
    </w:lvl>
    <w:lvl w:ilvl="5" w:tplc="4D0081A2">
      <w:numFmt w:val="decimal"/>
      <w:lvlText w:val=""/>
      <w:lvlJc w:val="left"/>
    </w:lvl>
    <w:lvl w:ilvl="6" w:tplc="C810AB32">
      <w:numFmt w:val="decimal"/>
      <w:lvlText w:val=""/>
      <w:lvlJc w:val="left"/>
    </w:lvl>
    <w:lvl w:ilvl="7" w:tplc="155A9478">
      <w:numFmt w:val="decimal"/>
      <w:lvlText w:val=""/>
      <w:lvlJc w:val="left"/>
    </w:lvl>
    <w:lvl w:ilvl="8" w:tplc="65FA7E5A">
      <w:numFmt w:val="decimal"/>
      <w:lvlText w:val=""/>
      <w:lvlJc w:val="left"/>
    </w:lvl>
  </w:abstractNum>
  <w:abstractNum w:abstractNumId="5" w15:restartNumberingAfterBreak="0">
    <w:nsid w:val="77EB4D88"/>
    <w:multiLevelType w:val="hybridMultilevel"/>
    <w:tmpl w:val="2B28E76E"/>
    <w:lvl w:ilvl="0" w:tplc="0168408A">
      <w:start w:val="1"/>
      <w:numFmt w:val="bullet"/>
      <w:lvlText w:val="●"/>
      <w:lvlJc w:val="left"/>
      <w:pPr>
        <w:ind w:left="720" w:hanging="360"/>
      </w:pPr>
      <w:rPr>
        <w:rFonts w:ascii="Arial" w:hAnsi="Arial" w:hint="default"/>
      </w:rPr>
    </w:lvl>
    <w:lvl w:ilvl="1" w:tplc="7C3C6B94">
      <w:numFmt w:val="decimal"/>
      <w:lvlText w:val=""/>
      <w:lvlJc w:val="left"/>
    </w:lvl>
    <w:lvl w:ilvl="2" w:tplc="8AE4E400">
      <w:numFmt w:val="decimal"/>
      <w:lvlText w:val=""/>
      <w:lvlJc w:val="left"/>
    </w:lvl>
    <w:lvl w:ilvl="3" w:tplc="851A9AE2">
      <w:numFmt w:val="decimal"/>
      <w:lvlText w:val=""/>
      <w:lvlJc w:val="left"/>
    </w:lvl>
    <w:lvl w:ilvl="4" w:tplc="6FB29E36">
      <w:numFmt w:val="decimal"/>
      <w:lvlText w:val=""/>
      <w:lvlJc w:val="left"/>
    </w:lvl>
    <w:lvl w:ilvl="5" w:tplc="EF0E7DFC">
      <w:numFmt w:val="decimal"/>
      <w:lvlText w:val=""/>
      <w:lvlJc w:val="left"/>
    </w:lvl>
    <w:lvl w:ilvl="6" w:tplc="AE78B188">
      <w:numFmt w:val="decimal"/>
      <w:lvlText w:val=""/>
      <w:lvlJc w:val="left"/>
    </w:lvl>
    <w:lvl w:ilvl="7" w:tplc="3E0E15C2">
      <w:numFmt w:val="decimal"/>
      <w:lvlText w:val=""/>
      <w:lvlJc w:val="left"/>
    </w:lvl>
    <w:lvl w:ilvl="8" w:tplc="13ECAF4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39548095">
    <w:abstractNumId w:val="6"/>
  </w:num>
  <w:num w:numId="2" w16cid:durableId="1011033804">
    <w:abstractNumId w:val="0"/>
  </w:num>
  <w:num w:numId="3" w16cid:durableId="379784653">
    <w:abstractNumId w:val="5"/>
  </w:num>
  <w:num w:numId="4" w16cid:durableId="17976571">
    <w:abstractNumId w:val="3"/>
  </w:num>
  <w:num w:numId="5" w16cid:durableId="806121480">
    <w:abstractNumId w:val="1"/>
  </w:num>
  <w:num w:numId="6" w16cid:durableId="434176452">
    <w:abstractNumId w:val="4"/>
  </w:num>
  <w:num w:numId="7" w16cid:durableId="10662213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F53D4"/>
    <w:rsid w:val="001B6A81"/>
    <w:rsid w:val="0027068D"/>
    <w:rsid w:val="002D1813"/>
    <w:rsid w:val="006D42DC"/>
    <w:rsid w:val="00790714"/>
    <w:rsid w:val="00BF53D4"/>
    <w:rsid w:val="00DD5D8F"/>
    <w:rsid w:val="00DD6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D81A"/>
  <w15:docId w15:val="{4D9F169C-771C-400A-AC02-58007710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6738680695836">
    <w:name w:val="PDPricingTableMainWithHeader_76673868069583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6738684864582">
    <w:name w:val="CustomGrid_766738684864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5244301">
    <w:name w:val="CustomGrid_7667386852443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5973177">
    <w:name w:val="CustomGrid_7667386859731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6367646">
    <w:name w:val="CustomGrid_7667386863676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7139824">
    <w:name w:val="CustomGrid_766738687139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7508363">
    <w:name w:val="CustomGrid_7667386875083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8405473">
    <w:name w:val="CustomGrid_7667386884054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8839583">
    <w:name w:val="CustomGrid_7667386888395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89707313">
    <w:name w:val="CustomGrid_7667386897073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90520021">
    <w:name w:val="CustomGrid_766738690520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738691442203">
    <w:name w:val="CustomGrid_7667386914422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2881</Words>
  <Characters>16742</Characters>
  <Application>Microsoft Office Word</Application>
  <DocSecurity>0</DocSecurity>
  <Lines>348</Lines>
  <Paragraphs>124</Paragraphs>
  <ScaleCrop>false</ScaleCrop>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2025-11-25T08:21:00Z</dcterms:created>
  <dcterms:modified xsi:type="dcterms:W3CDTF">2025-11-25T11:29:00Z</dcterms:modified>
</cp:coreProperties>
</file>